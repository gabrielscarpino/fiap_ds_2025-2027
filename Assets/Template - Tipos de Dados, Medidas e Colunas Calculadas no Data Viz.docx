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444C35C8" w:rsidR="00987BE0" w:rsidRPr="00987BE0" w:rsidRDefault="00BC3392" w:rsidP="008616DC">
      <w:pPr>
        <w:pStyle w:val="Ttulodocaptulo"/>
        <w:ind w:firstLine="0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template -</w:t>
      </w:r>
      <w:r w:rsidRPr="00BC3392">
        <w:rPr>
          <w:rStyle w:val="Strong"/>
          <w:b/>
          <w:bCs w:val="0"/>
        </w:rPr>
        <w:t xml:space="preserve"> </w:t>
      </w:r>
      <w:r w:rsidR="00445048" w:rsidRPr="00445048">
        <w:rPr>
          <w:rStyle w:val="Strong"/>
          <w:b/>
          <w:bCs w:val="0"/>
        </w:rPr>
        <w:t>Tipos de Dados, Medidas e Colunas Calculadas no Data Viz.docx</w:t>
      </w:r>
    </w:p>
    <w:p w14:paraId="39D5AB44" w14:textId="44922E1C" w:rsidR="00987BE0" w:rsidRPr="00987BE0" w:rsidRDefault="00BC3392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Patrícia Maura Angelini</w:t>
      </w:r>
    </w:p>
    <w:p w14:paraId="551814B6" w14:textId="77777777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48812F08" w:rsidR="00987BE0" w:rsidRPr="00987BE0" w:rsidRDefault="00987BE0" w:rsidP="00591097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14:paraId="55D05297" w14:textId="77777777" w:rsidTr="15E26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51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251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499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15E2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33FD4FC9" w14:textId="0CF67C70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sz w:val="20"/>
                <w:szCs w:val="16"/>
              </w:rPr>
              <w:t>1</w:t>
            </w:r>
          </w:p>
        </w:tc>
        <w:tc>
          <w:tcPr>
            <w:tcW w:w="751" w:type="pct"/>
          </w:tcPr>
          <w:p w14:paraId="17EA9F33" w14:textId="43EBDF87" w:rsidR="00987BE0" w:rsidRPr="00B118A1" w:rsidRDefault="00445048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02/09/2024</w:t>
            </w:r>
          </w:p>
        </w:tc>
        <w:tc>
          <w:tcPr>
            <w:tcW w:w="1251" w:type="pct"/>
          </w:tcPr>
          <w:p w14:paraId="1EEA1E74" w14:textId="7E240D31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Patrícia Maura Angelini</w:t>
            </w:r>
          </w:p>
        </w:tc>
        <w:tc>
          <w:tcPr>
            <w:tcW w:w="2499" w:type="pct"/>
          </w:tcPr>
          <w:p w14:paraId="169F0117" w14:textId="44B3AB15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Versão Inicial Template PBL Fase </w:t>
            </w:r>
            <w:r w:rsidR="00445048">
              <w:rPr>
                <w:rStyle w:val="SubTtulo-AutoreVersoChar"/>
                <w:b w:val="0"/>
                <w:bCs w:val="0"/>
                <w:sz w:val="20"/>
                <w:szCs w:val="16"/>
              </w:rPr>
              <w:t>7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- </w:t>
            </w:r>
            <w:r w:rsidRPr="00BC3392">
              <w:rPr>
                <w:rStyle w:val="SubTtulo-AutoreVersoChar"/>
                <w:b w:val="0"/>
                <w:bCs w:val="0"/>
                <w:sz w:val="20"/>
                <w:szCs w:val="16"/>
              </w:rPr>
              <w:t>CAP 01 - POTENCIALIZANDO O DESEMPENHO COM NOSQL</w:t>
            </w:r>
          </w:p>
        </w:tc>
      </w:tr>
      <w:tr w:rsidR="00987BE0" w:rsidRPr="00B118A1" w14:paraId="4E63665B" w14:textId="77777777" w:rsidTr="15E26A06">
        <w:tc>
          <w:tcPr>
            <w:tcW w:w="498" w:type="pct"/>
          </w:tcPr>
          <w:p w14:paraId="3B61F3F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37D874A4" w14:textId="3BAF9CDD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</w:p>
        </w:tc>
        <w:tc>
          <w:tcPr>
            <w:tcW w:w="1251" w:type="pct"/>
          </w:tcPr>
          <w:p w14:paraId="05FF765F" w14:textId="3739B3B3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</w:p>
        </w:tc>
        <w:tc>
          <w:tcPr>
            <w:tcW w:w="2499" w:type="pct"/>
          </w:tcPr>
          <w:p w14:paraId="346CD63B" w14:textId="4AEB12B6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</w:p>
        </w:tc>
      </w:tr>
      <w:tr w:rsidR="00987BE0" w:rsidRPr="00B118A1" w14:paraId="352F26D1" w14:textId="77777777" w:rsidTr="15E2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565A917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24FD5104" w14:textId="77777777" w:rsidTr="15E26A06">
        <w:tc>
          <w:tcPr>
            <w:tcW w:w="498" w:type="pct"/>
          </w:tcPr>
          <w:p w14:paraId="6CF0F49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4266F9A8" w14:textId="77777777" w:rsidTr="15E2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2519D10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5C0A6B5A" w14:textId="77777777" w:rsidTr="15E26A06">
        <w:trPr>
          <w:trHeight w:val="77"/>
        </w:trPr>
        <w:tc>
          <w:tcPr>
            <w:tcW w:w="498" w:type="pct"/>
          </w:tcPr>
          <w:p w14:paraId="0384690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6992642C" w14:textId="77777777" w:rsidTr="15E26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16C53FC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22D1AC" w14:textId="77777777" w:rsidR="00987BE0" w:rsidRDefault="00987BE0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77D2B34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35D941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1DC80A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13418CE6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4C7066E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724E909C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4B0EAB08" w14:textId="77777777" w:rsidR="00A36C8B" w:rsidRDefault="00A36C8B" w:rsidP="00A36C8B">
      <w:pPr>
        <w:ind w:firstLine="0"/>
        <w:jc w:val="center"/>
      </w:pPr>
    </w:p>
    <w:p w14:paraId="0CC41D36" w14:textId="77777777" w:rsidR="00A36C8B" w:rsidRDefault="00A36C8B" w:rsidP="00A36C8B">
      <w:pPr>
        <w:ind w:firstLine="0"/>
        <w:jc w:val="center"/>
      </w:pPr>
    </w:p>
    <w:p w14:paraId="5AA16925" w14:textId="77777777" w:rsidR="00A36C8B" w:rsidRDefault="00A36C8B" w:rsidP="00A36C8B">
      <w:pPr>
        <w:ind w:firstLine="0"/>
        <w:jc w:val="center"/>
      </w:pPr>
    </w:p>
    <w:p w14:paraId="7D4BAA0C" w14:textId="77777777" w:rsidR="00A36C8B" w:rsidRDefault="00A36C8B" w:rsidP="00A36C8B">
      <w:pPr>
        <w:ind w:firstLine="0"/>
        <w:jc w:val="center"/>
      </w:pPr>
    </w:p>
    <w:p w14:paraId="5AC786FE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F6CEC" wp14:editId="1702784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B0D5A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1D00F8E7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4959873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14:paraId="0AA525E5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ePUB</w:t>
                            </w:r>
                          </w:p>
                          <w:p w14:paraId="7CAB7EA8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5A26E346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20E9D22B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5307803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6F78F45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0E43757F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4CFF3738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75F62E04" w14:textId="77777777" w:rsidR="00ED1183" w:rsidRDefault="00ED1183" w:rsidP="00987BE0"/>
                          <w:p w14:paraId="0050450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2748425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6AFE432D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F6CEC" id="Retângulo 4" o:spid="_x0000_s1026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6AB0D5A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1D00F8E7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4959873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0AA525E5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ePUB</w:t>
                      </w:r>
                    </w:p>
                    <w:p w14:paraId="7CAB7EA8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5A26E346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20E9D22B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5307803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6F78F45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0E43757F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4CFF3738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75F62E04" w14:textId="77777777" w:rsidR="00ED1183" w:rsidRDefault="00ED1183" w:rsidP="00987BE0"/>
                    <w:p w14:paraId="0050450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2748425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6AFE432D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3392A932" w14:textId="77777777" w:rsidR="00987BE0" w:rsidRDefault="00987BE0" w:rsidP="00591097">
      <w:pPr>
        <w:pStyle w:val="Ttulo-Sumrios"/>
      </w:pPr>
      <w:r>
        <w:rPr>
          <w:rStyle w:val="SubTtulo-AutoreVersoChar"/>
        </w:rPr>
        <w:br w:type="page"/>
      </w:r>
      <w:r>
        <w:lastRenderedPageBreak/>
        <w:t>RESUMO</w:t>
      </w:r>
    </w:p>
    <w:p w14:paraId="1C71C4B9" w14:textId="34C4AFBF" w:rsidR="00072A6C" w:rsidRDefault="00BC3392" w:rsidP="00A36C8B">
      <w:pPr>
        <w:pStyle w:val="TXTRESUMO"/>
        <w:rPr>
          <w:rStyle w:val="SubTtulo-AutoreVersoChar"/>
          <w:b w:val="0"/>
        </w:rPr>
      </w:pPr>
      <w:r>
        <w:rPr>
          <w:rStyle w:val="SubTtulo-AutoreVersoChar"/>
          <w:b w:val="0"/>
        </w:rPr>
        <w:t xml:space="preserve">Template para atividade de PBL fase </w:t>
      </w:r>
      <w:r w:rsidR="00445048">
        <w:rPr>
          <w:rStyle w:val="SubTtulo-AutoreVersoChar"/>
          <w:b w:val="0"/>
        </w:rPr>
        <w:t>7</w:t>
      </w:r>
      <w:r>
        <w:rPr>
          <w:rStyle w:val="SubTtulo-AutoreVersoChar"/>
          <w:b w:val="0"/>
        </w:rPr>
        <w:t xml:space="preserve"> 1º ano TSC</w:t>
      </w:r>
      <w:r w:rsidR="00072A6C" w:rsidRPr="00987BE0">
        <w:rPr>
          <w:rStyle w:val="SubTtulo-AutoreVersoChar"/>
          <w:b w:val="0"/>
        </w:rPr>
        <w:t>.</w:t>
      </w:r>
    </w:p>
    <w:p w14:paraId="5394B3B7" w14:textId="77777777" w:rsidR="00A36C8B" w:rsidRDefault="00A36C8B" w:rsidP="00A36C8B">
      <w:pPr>
        <w:pStyle w:val="TXTRESUMO"/>
        <w:rPr>
          <w:rStyle w:val="SubTtulo-AutoreVersoChar"/>
          <w:b w:val="0"/>
        </w:rPr>
      </w:pPr>
    </w:p>
    <w:p w14:paraId="0ABF4A67" w14:textId="540232A8" w:rsidR="00A36C8B" w:rsidRPr="00987BE0" w:rsidRDefault="00A36C8B" w:rsidP="00A36C8B">
      <w:pPr>
        <w:pStyle w:val="TXTRESUMO"/>
        <w:rPr>
          <w:rStyle w:val="SubTtulo-AutoreVersoChar"/>
          <w:b w:val="0"/>
        </w:rPr>
      </w:pPr>
      <w:r w:rsidRPr="00ED6A41">
        <w:rPr>
          <w:rStyle w:val="SubTtulo-AutoreVersoChar"/>
        </w:rPr>
        <w:t>Palavras-chave:</w:t>
      </w:r>
      <w:r>
        <w:rPr>
          <w:rStyle w:val="SubTtulo-AutoreVersoChar"/>
          <w:b w:val="0"/>
        </w:rPr>
        <w:t xml:space="preserve"> </w:t>
      </w:r>
      <w:r w:rsidR="00BC3392">
        <w:rPr>
          <w:rStyle w:val="SubTtulo-AutoreVersoChar"/>
          <w:b w:val="0"/>
        </w:rPr>
        <w:t xml:space="preserve">PBL. FASE </w:t>
      </w:r>
      <w:r w:rsidR="00445048">
        <w:rPr>
          <w:rStyle w:val="SubTtulo-AutoreVersoChar"/>
          <w:b w:val="0"/>
        </w:rPr>
        <w:t>7</w:t>
      </w:r>
      <w:r w:rsidR="00BC3392">
        <w:rPr>
          <w:rStyle w:val="SubTtulo-AutoreVersoChar"/>
          <w:b w:val="0"/>
        </w:rPr>
        <w:t>. TEMPLATE</w:t>
      </w:r>
    </w:p>
    <w:p w14:paraId="6795F981" w14:textId="77777777" w:rsidR="00A36C8B" w:rsidRDefault="00987BE0" w:rsidP="00591097">
      <w:pPr>
        <w:pStyle w:val="Ttulo-Sumrios"/>
        <w:rPr>
          <w:rStyle w:val="SubTtulo-AutoreVersoChar"/>
        </w:rPr>
      </w:pPr>
      <w:r>
        <w:rPr>
          <w:rStyle w:val="SubTtulo-AutoreVersoChar"/>
        </w:rPr>
        <w:t xml:space="preserve"> </w:t>
      </w:r>
      <w:r>
        <w:rPr>
          <w:rStyle w:val="SubTtulo-AutoreVersoChar"/>
        </w:rPr>
        <w:br w:type="page"/>
      </w:r>
    </w:p>
    <w:p w14:paraId="7F91AA84" w14:textId="77777777" w:rsidR="00A36C8B" w:rsidRPr="00077AA6" w:rsidRDefault="00A36C8B" w:rsidP="00591097">
      <w:pPr>
        <w:pStyle w:val="Ttulo-Sumrios"/>
      </w:pPr>
      <w:r>
        <w:lastRenderedPageBreak/>
        <w:t>LISTA DE Figuras</w:t>
      </w:r>
    </w:p>
    <w:p w14:paraId="25697071" w14:textId="0C4C72AF" w:rsidR="00A36C8B" w:rsidRDefault="00A36C8B" w:rsidP="00591097">
      <w:pPr>
        <w:pStyle w:val="Ttulo-Sumrios"/>
      </w:pPr>
      <w:r>
        <w:rPr>
          <w:rFonts w:cs="Arial"/>
          <w:b w:val="0"/>
          <w:caps w:val="0"/>
          <w:szCs w:val="24"/>
          <w:lang w:eastAsia="ar-SA"/>
        </w:rPr>
        <w:fldChar w:fldCharType="begin"/>
      </w:r>
      <w:r>
        <w:rPr>
          <w:rFonts w:cs="Arial"/>
          <w:szCs w:val="24"/>
        </w:rPr>
        <w:instrText xml:space="preserve"> TOC \h \z \c "Figura" </w:instrText>
      </w:r>
      <w:r>
        <w:rPr>
          <w:rFonts w:cs="Arial"/>
          <w:b w:val="0"/>
          <w:caps w:val="0"/>
          <w:szCs w:val="24"/>
          <w:lang w:eastAsia="ar-SA"/>
        </w:rPr>
        <w:fldChar w:fldCharType="separate"/>
      </w:r>
      <w:r w:rsidR="000F1794">
        <w:rPr>
          <w:rFonts w:cs="Arial"/>
          <w:bCs/>
          <w:caps w:val="0"/>
          <w:noProof/>
          <w:szCs w:val="24"/>
          <w:lang w:val="en-US" w:eastAsia="ar-SA"/>
        </w:rPr>
        <w:t>No table of figures entries found.</w:t>
      </w:r>
      <w:r>
        <w:fldChar w:fldCharType="end"/>
      </w:r>
    </w:p>
    <w:p w14:paraId="590B591E" w14:textId="77777777" w:rsidR="00A36C8B" w:rsidRDefault="00A36C8B" w:rsidP="00591097">
      <w:pPr>
        <w:pStyle w:val="Ttulo-Sumrios"/>
        <w:sectPr w:rsidR="00A36C8B" w:rsidSect="00A36C8B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366CB56" w14:textId="77777777" w:rsidR="00A36C8B" w:rsidRDefault="00A36C8B" w:rsidP="00591097">
      <w:pPr>
        <w:pStyle w:val="Ttulo-Sumrios"/>
      </w:pPr>
      <w:r w:rsidRPr="00077AA6">
        <w:lastRenderedPageBreak/>
        <w:t xml:space="preserve">LISTA DE </w:t>
      </w:r>
      <w:r>
        <w:t>QUADROS</w:t>
      </w:r>
    </w:p>
    <w:p w14:paraId="52156158" w14:textId="6FE6FFB3" w:rsidR="008A4A70" w:rsidRDefault="00B118A1">
      <w:pPr>
        <w:pStyle w:val="TableofFigures"/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69351308" w:history="1">
        <w:r w:rsidR="008A4A70" w:rsidRPr="00C36A26">
          <w:rPr>
            <w:rStyle w:val="Hyperlink"/>
            <w:noProof/>
          </w:rPr>
          <w:t>Quadro 1 – Quadro resumo das tarefas do PBL</w:t>
        </w:r>
        <w:r w:rsidR="008A4A70">
          <w:rPr>
            <w:noProof/>
            <w:webHidden/>
          </w:rPr>
          <w:tab/>
        </w:r>
        <w:r w:rsidR="008A4A70">
          <w:rPr>
            <w:noProof/>
            <w:webHidden/>
          </w:rPr>
          <w:fldChar w:fldCharType="begin"/>
        </w:r>
        <w:r w:rsidR="008A4A70">
          <w:rPr>
            <w:noProof/>
            <w:webHidden/>
          </w:rPr>
          <w:instrText xml:space="preserve"> PAGEREF _Toc169351308 \h </w:instrText>
        </w:r>
        <w:r w:rsidR="008A4A70">
          <w:rPr>
            <w:noProof/>
            <w:webHidden/>
          </w:rPr>
        </w:r>
        <w:r w:rsidR="008A4A70">
          <w:rPr>
            <w:noProof/>
            <w:webHidden/>
          </w:rPr>
          <w:fldChar w:fldCharType="separate"/>
        </w:r>
        <w:r w:rsidR="000F1794">
          <w:rPr>
            <w:noProof/>
            <w:webHidden/>
          </w:rPr>
          <w:t>11</w:t>
        </w:r>
        <w:r w:rsidR="008A4A70">
          <w:rPr>
            <w:noProof/>
            <w:webHidden/>
          </w:rPr>
          <w:fldChar w:fldCharType="end"/>
        </w:r>
      </w:hyperlink>
    </w:p>
    <w:p w14:paraId="675FE214" w14:textId="19445D97" w:rsidR="00A36C8B" w:rsidRDefault="00B118A1" w:rsidP="00591097">
      <w:pPr>
        <w:pStyle w:val="Ttulo-Sumrios"/>
      </w:pPr>
      <w:r>
        <w:fldChar w:fldCharType="end"/>
      </w:r>
    </w:p>
    <w:p w14:paraId="64710862" w14:textId="77777777" w:rsidR="00A36C8B" w:rsidRDefault="00A36C8B" w:rsidP="00591097">
      <w:pPr>
        <w:pStyle w:val="Ttulo-Sumrios"/>
        <w:rPr>
          <w:lang w:eastAsia="ar-SA"/>
        </w:rPr>
      </w:pPr>
    </w:p>
    <w:p w14:paraId="5F5B7FC0" w14:textId="77777777" w:rsidR="00A36C8B" w:rsidRDefault="00A36C8B" w:rsidP="00591097">
      <w:pPr>
        <w:pStyle w:val="Ttulo-Sumrios"/>
        <w:rPr>
          <w:lang w:eastAsia="ar-SA"/>
        </w:rPr>
      </w:pPr>
    </w:p>
    <w:p w14:paraId="5440D505" w14:textId="77777777" w:rsidR="00A36C8B" w:rsidRDefault="00A36C8B" w:rsidP="00591097">
      <w:pPr>
        <w:pStyle w:val="Ttulo-Sumrios"/>
        <w:rPr>
          <w:lang w:eastAsia="ar-SA"/>
        </w:rPr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6390CB6" w14:textId="77777777" w:rsidR="00A36C8B" w:rsidRDefault="00A36C8B" w:rsidP="00591097">
      <w:pPr>
        <w:pStyle w:val="Ttulo-Sumrios"/>
        <w:rPr>
          <w:lang w:eastAsia="ar-SA"/>
        </w:rPr>
      </w:pPr>
      <w:r w:rsidRPr="00077AA6">
        <w:lastRenderedPageBreak/>
        <w:t xml:space="preserve">LISTA DE </w:t>
      </w:r>
      <w:r>
        <w:t>TABELAS</w:t>
      </w:r>
    </w:p>
    <w:p w14:paraId="3541126E" w14:textId="4C01B1E8" w:rsidR="00A36C8B" w:rsidRDefault="00B118A1" w:rsidP="00591097">
      <w:pPr>
        <w:pStyle w:val="Ttulo-Sumrios"/>
        <w:rPr>
          <w:lang w:eastAsia="ar-SA"/>
        </w:rPr>
      </w:pPr>
      <w:r>
        <w:rPr>
          <w:rFonts w:cs="Calibri"/>
          <w:b w:val="0"/>
          <w:caps w:val="0"/>
        </w:rPr>
        <w:fldChar w:fldCharType="begin"/>
      </w:r>
      <w:r>
        <w:instrText xml:space="preserve"> TOC \h \z \c "Tabela" </w:instrText>
      </w:r>
      <w:r>
        <w:rPr>
          <w:rFonts w:cs="Calibri"/>
          <w:b w:val="0"/>
          <w:caps w:val="0"/>
        </w:rPr>
        <w:fldChar w:fldCharType="separate"/>
      </w:r>
      <w:r w:rsidR="000F1794">
        <w:rPr>
          <w:rFonts w:cs="Calibri"/>
          <w:bCs/>
          <w:caps w:val="0"/>
          <w:noProof/>
          <w:lang w:val="en-US"/>
        </w:rPr>
        <w:t>No table of figures entries found.</w:t>
      </w:r>
      <w:r>
        <w:rPr>
          <w:lang w:eastAsia="ar-SA"/>
        </w:rPr>
        <w:fldChar w:fldCharType="end"/>
      </w:r>
      <w:r w:rsidR="00A36C8B">
        <w:rPr>
          <w:lang w:eastAsia="ar-SA"/>
        </w:rPr>
        <w:br w:type="page"/>
      </w:r>
      <w:r w:rsidR="00A36C8B">
        <w:rPr>
          <w:lang w:eastAsia="ar-SA"/>
        </w:rPr>
        <w:lastRenderedPageBreak/>
        <w:t>LISTA DE CÓDIGOS-FONTE</w:t>
      </w:r>
    </w:p>
    <w:p w14:paraId="181D49C9" w14:textId="276844B3" w:rsidR="002E35AE" w:rsidRDefault="00B118A1" w:rsidP="00591097">
      <w:pPr>
        <w:pStyle w:val="Ttulo-Sumrios"/>
        <w:rPr>
          <w:lang w:eastAsia="ar-SA"/>
        </w:rPr>
      </w:pPr>
      <w:r>
        <w:rPr>
          <w:rFonts w:cs="Arial"/>
          <w:b w:val="0"/>
          <w:caps w:val="0"/>
          <w:lang w:eastAsia="ar-SA"/>
        </w:rPr>
        <w:fldChar w:fldCharType="begin"/>
      </w:r>
      <w:r>
        <w:rPr>
          <w:rFonts w:cs="Arial"/>
        </w:rPr>
        <w:instrText xml:space="preserve"> TOC \h \z \c "Código Fonte" </w:instrText>
      </w:r>
      <w:r>
        <w:rPr>
          <w:rFonts w:cs="Arial"/>
          <w:b w:val="0"/>
          <w:caps w:val="0"/>
          <w:lang w:eastAsia="ar-SA"/>
        </w:rPr>
        <w:fldChar w:fldCharType="separate"/>
      </w:r>
      <w:r w:rsidR="00276B2B">
        <w:rPr>
          <w:rFonts w:cs="Arial"/>
          <w:bCs/>
          <w:caps w:val="0"/>
          <w:noProof/>
          <w:lang w:val="en-US" w:eastAsia="ar-SA"/>
        </w:rPr>
        <w:t>No table of figures entries found.</w:t>
      </w:r>
      <w:r>
        <w:rPr>
          <w:rFonts w:cs="Arial"/>
        </w:rPr>
        <w:fldChar w:fldCharType="end"/>
      </w:r>
      <w:r w:rsidR="00A36C8B">
        <w:rPr>
          <w:rFonts w:cs="Arial"/>
        </w:rPr>
        <w:br w:type="page"/>
      </w:r>
      <w:r w:rsidR="002E35AE">
        <w:rPr>
          <w:lang w:eastAsia="ar-SA"/>
        </w:rPr>
        <w:lastRenderedPageBreak/>
        <w:t>LISTA DE ComandoS de prompt do sistema operacional</w:t>
      </w:r>
    </w:p>
    <w:p w14:paraId="5ADCE7E0" w14:textId="2F6A0E4C" w:rsidR="002E35AE" w:rsidRDefault="002E35AE" w:rsidP="00591097">
      <w:pPr>
        <w:pStyle w:val="Ttulo-Sumrios"/>
      </w:pPr>
      <w:r>
        <w:rPr>
          <w:rFonts w:cs="Arial"/>
          <w:b w:val="0"/>
          <w:caps w:val="0"/>
        </w:rPr>
        <w:fldChar w:fldCharType="begin"/>
      </w:r>
      <w:r>
        <w:rPr>
          <w:rFonts w:cs="Arial"/>
        </w:rPr>
        <w:instrText xml:space="preserve"> TOC \h \z \c "Comandos de prompt " </w:instrText>
      </w:r>
      <w:r>
        <w:rPr>
          <w:rFonts w:cs="Arial"/>
          <w:b w:val="0"/>
          <w:caps w:val="0"/>
        </w:rPr>
        <w:fldChar w:fldCharType="separate"/>
      </w:r>
      <w:r w:rsidR="00276B2B">
        <w:rPr>
          <w:rFonts w:cs="Arial"/>
          <w:bCs/>
          <w:caps w:val="0"/>
          <w:noProof/>
          <w:lang w:val="en-US"/>
        </w:rPr>
        <w:t>No table of figures entries found.</w:t>
      </w:r>
      <w:r>
        <w:rPr>
          <w:lang w:eastAsia="ar-SA"/>
        </w:rPr>
        <w:fldChar w:fldCharType="end"/>
      </w:r>
    </w:p>
    <w:p w14:paraId="67B85FA7" w14:textId="77777777" w:rsidR="00A36C8B" w:rsidRDefault="00A36C8B" w:rsidP="00591097">
      <w:pPr>
        <w:pStyle w:val="Ttulo-Sumrios"/>
      </w:pPr>
    </w:p>
    <w:p w14:paraId="273A7D5C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77777777" w:rsidR="00987BE0" w:rsidRPr="00316877" w:rsidRDefault="00987BE0" w:rsidP="00591097">
      <w:pPr>
        <w:pStyle w:val="Ttulo-Sumrios"/>
      </w:pPr>
      <w:r w:rsidRPr="00316877">
        <w:lastRenderedPageBreak/>
        <w:t>Sumário</w:t>
      </w:r>
    </w:p>
    <w:p w14:paraId="569BEFD1" w14:textId="7C7F7AB2" w:rsidR="000F1794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6210043" w:history="1">
        <w:r w:rsidR="000F1794" w:rsidRPr="0013705C">
          <w:rPr>
            <w:rStyle w:val="Hyperlink"/>
          </w:rPr>
          <w:t>Potencializando o desempenho com NoSQL</w:t>
        </w:r>
        <w:r w:rsidR="000F1794">
          <w:rPr>
            <w:webHidden/>
          </w:rPr>
          <w:tab/>
        </w:r>
        <w:r w:rsidR="000F1794">
          <w:rPr>
            <w:webHidden/>
          </w:rPr>
          <w:fldChar w:fldCharType="begin"/>
        </w:r>
        <w:r w:rsidR="000F1794">
          <w:rPr>
            <w:webHidden/>
          </w:rPr>
          <w:instrText xml:space="preserve"> PAGEREF _Toc176210043 \h </w:instrText>
        </w:r>
        <w:r w:rsidR="000F1794">
          <w:rPr>
            <w:webHidden/>
          </w:rPr>
        </w:r>
        <w:r w:rsidR="000F1794">
          <w:rPr>
            <w:webHidden/>
          </w:rPr>
          <w:fldChar w:fldCharType="separate"/>
        </w:r>
        <w:r w:rsidR="000F1794">
          <w:rPr>
            <w:webHidden/>
          </w:rPr>
          <w:t>11</w:t>
        </w:r>
        <w:r w:rsidR="000F1794">
          <w:rPr>
            <w:webHidden/>
          </w:rPr>
          <w:fldChar w:fldCharType="end"/>
        </w:r>
      </w:hyperlink>
    </w:p>
    <w:p w14:paraId="374C0E80" w14:textId="17611846" w:rsidR="000F1794" w:rsidRDefault="000F1794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6210044" w:history="1">
        <w:r w:rsidRPr="0013705C">
          <w:rPr>
            <w:rStyle w:val="Hyperlink"/>
          </w:rPr>
          <w:t>1 iNSTRUÇÕES PARA USO DO TEMPLATE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_Toc176210044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BD51BB7" w14:textId="1D0E5CD5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45" w:history="1">
        <w:r w:rsidRPr="0013705C">
          <w:rPr>
            <w:rStyle w:val="Hyperlink"/>
            <w:noProof/>
          </w:rPr>
          <w:t>1.1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9525CE" w14:textId="2C0BD21B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46" w:history="1">
        <w:r w:rsidRPr="0013705C">
          <w:rPr>
            <w:rStyle w:val="Hyperlink"/>
            <w:noProof/>
          </w:rPr>
          <w:t>1.1 Instruções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D82016" w14:textId="48E9B892" w:rsidR="000F1794" w:rsidRDefault="000F1794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6210047" w:history="1">
        <w:r w:rsidRPr="0013705C">
          <w:rPr>
            <w:rStyle w:val="Hyperlink"/>
          </w:rPr>
          <w:t>2 COLUNAS CALCULADAS NO POWER BI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_Toc176210047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353B412" w14:textId="513FE548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48" w:history="1">
        <w:r w:rsidRPr="0013705C">
          <w:rPr>
            <w:rStyle w:val="Hyperlink"/>
            <w:noProof/>
          </w:rPr>
          <w:t>2.1 FATURAMENTO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300CB4" w14:textId="200C42CB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49" w:history="1">
        <w:r w:rsidRPr="0013705C">
          <w:rPr>
            <w:rStyle w:val="Hyperlink"/>
            <w:noProof/>
          </w:rPr>
          <w:t>2.2 MARGEM DE LUCRO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641A06" w14:textId="2E202C1A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50" w:history="1">
        <w:r w:rsidRPr="0013705C">
          <w:rPr>
            <w:rStyle w:val="Hyperlink"/>
            <w:noProof/>
          </w:rPr>
          <w:t>2.3 GRAFICO DE COLUNA: FATURAMENTO MES A 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4740B5" w14:textId="6A7F477D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51" w:history="1">
        <w:r w:rsidRPr="0013705C">
          <w:rPr>
            <w:rStyle w:val="Hyperlink"/>
            <w:noProof/>
          </w:rPr>
          <w:t>2.4 GRAFICO DE PIZZA: MEDIA DA MARGEM DE LUCRO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8A2223" w14:textId="6F063090" w:rsidR="000F1794" w:rsidRDefault="000F1794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6210052" w:history="1">
        <w:r w:rsidRPr="0013705C">
          <w:rPr>
            <w:rStyle w:val="Hyperlink"/>
          </w:rPr>
          <w:t>3 ANÁLISE DOS DADOS dos arquivos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_Toc176210052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C4C965E" w14:textId="07C9BEA5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53" w:history="1">
        <w:r w:rsidRPr="0013705C">
          <w:rPr>
            <w:rStyle w:val="Hyperlink"/>
            <w:noProof/>
          </w:rPr>
          <w:t>3.1 Arquivo VENDAS_MELHORES_COMPRAS.XLSX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318572" w14:textId="5B29288B" w:rsidR="000F1794" w:rsidRDefault="000F1794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6210054" w:history="1">
        <w:r w:rsidRPr="0013705C">
          <w:rPr>
            <w:rStyle w:val="Hyperlink"/>
            <w:noProof/>
          </w:rPr>
          <w:t>3.2 Arquivo CLIENTES.XML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_Toc176210054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D90C1A" w14:textId="4F558BA3" w:rsidR="000F1794" w:rsidRDefault="000F1794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6210055" w:history="1">
        <w:r w:rsidRPr="0013705C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_Toc176210055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8B2294D" w14:textId="5977B2FD" w:rsidR="000F1794" w:rsidRDefault="000F1794">
      <w:pPr>
        <w:pStyle w:val="TOC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6210056" w:history="1">
        <w:r w:rsidRPr="0013705C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_Toc176210056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CDA8CF9" w14:textId="05E7247A" w:rsidR="00987BE0" w:rsidRDefault="00987BE0" w:rsidP="00987BE0">
      <w:r>
        <w:fldChar w:fldCharType="end"/>
      </w:r>
    </w:p>
    <w:p w14:paraId="475F19B4" w14:textId="77777777" w:rsidR="00A36C8B" w:rsidRDefault="00A36C8B" w:rsidP="00591097">
      <w:pPr>
        <w:pStyle w:val="Ttulo-Sumrios"/>
      </w:pPr>
      <w:r>
        <w:t xml:space="preserve"> </w:t>
      </w:r>
    </w:p>
    <w:p w14:paraId="2669E1CA" w14:textId="77777777" w:rsidR="00AB2BE5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>
        <w:rPr>
          <w:rFonts w:cs="Arial"/>
        </w:rPr>
        <w:br w:type="page"/>
      </w:r>
    </w:p>
    <w:p w14:paraId="6E9B8BAB" w14:textId="60000D6A" w:rsidR="000F0E4E" w:rsidRPr="00C73210" w:rsidRDefault="00F878D3" w:rsidP="00C73210">
      <w:pPr>
        <w:pStyle w:val="Heading1"/>
      </w:pPr>
      <w:bookmarkStart w:id="0" w:name="_Toc176210043"/>
      <w:r w:rsidRPr="00BC3392">
        <w:rPr>
          <w:rStyle w:val="Strong"/>
          <w:b/>
        </w:rPr>
        <w:lastRenderedPageBreak/>
        <w:t>Potencializando o desempenho com NoSQL</w:t>
      </w:r>
      <w:bookmarkEnd w:id="0"/>
      <w:r w:rsidR="00BC3392" w:rsidRPr="00BC3392">
        <w:t xml:space="preserve"> </w:t>
      </w:r>
    </w:p>
    <w:p w14:paraId="4707BC3A" w14:textId="18D3BBF1" w:rsidR="00987BE0" w:rsidRPr="00A36C8B" w:rsidRDefault="00C73210" w:rsidP="00A36C8B">
      <w:pPr>
        <w:pStyle w:val="Heading1"/>
      </w:pPr>
      <w:bookmarkStart w:id="1" w:name="_Toc176210044"/>
      <w:r>
        <w:t>1</w:t>
      </w:r>
      <w:r w:rsidR="00A36C8B">
        <w:t xml:space="preserve"> </w:t>
      </w:r>
      <w:r w:rsidR="00BC3392">
        <w:t>iN</w:t>
      </w:r>
      <w:r w:rsidR="00A466EE">
        <w:t>S</w:t>
      </w:r>
      <w:r w:rsidR="00BC3392">
        <w:t>TRUÇÕES PARA USO DO TEMPLATE</w:t>
      </w:r>
      <w:bookmarkEnd w:id="1"/>
    </w:p>
    <w:p w14:paraId="0ECCDF9B" w14:textId="38D49670" w:rsidR="00987BE0" w:rsidRPr="000F0E4E" w:rsidRDefault="00A36C8B" w:rsidP="00F643C9">
      <w:pPr>
        <w:pStyle w:val="Heading2"/>
      </w:pPr>
      <w:bookmarkStart w:id="2" w:name="_Toc176210045"/>
      <w:r>
        <w:t xml:space="preserve">1.1 </w:t>
      </w:r>
      <w:r w:rsidR="00C45868">
        <w:t>Template</w:t>
      </w:r>
      <w:bookmarkEnd w:id="2"/>
    </w:p>
    <w:p w14:paraId="0C124A23" w14:textId="7B8AB3A6" w:rsidR="00987BE0" w:rsidRDefault="00C45868" w:rsidP="00A36C8B">
      <w:pPr>
        <w:rPr>
          <w:lang w:val="en-US"/>
        </w:rPr>
      </w:pPr>
      <w:r w:rsidRPr="00C45868">
        <w:rPr>
          <w:lang w:val="en-US"/>
        </w:rPr>
        <w:t xml:space="preserve">Um template é um </w:t>
      </w:r>
      <w:proofErr w:type="spellStart"/>
      <w:r w:rsidRPr="00C45868">
        <w:rPr>
          <w:lang w:val="en-US"/>
        </w:rPr>
        <w:t>modelo</w:t>
      </w:r>
      <w:proofErr w:type="spellEnd"/>
      <w:r w:rsidRPr="00C45868">
        <w:rPr>
          <w:lang w:val="en-US"/>
        </w:rPr>
        <w:t xml:space="preserve"> </w:t>
      </w:r>
      <w:proofErr w:type="spellStart"/>
      <w:r w:rsidRPr="00C45868">
        <w:rPr>
          <w:lang w:val="en-US"/>
        </w:rPr>
        <w:t>predefinido</w:t>
      </w:r>
      <w:proofErr w:type="spellEnd"/>
      <w:r w:rsidRPr="00C45868">
        <w:rPr>
          <w:lang w:val="en-US"/>
        </w:rPr>
        <w:t xml:space="preserve"> que </w:t>
      </w:r>
      <w:proofErr w:type="spellStart"/>
      <w:r w:rsidRPr="00C45868">
        <w:rPr>
          <w:lang w:val="en-US"/>
        </w:rPr>
        <w:t>simplifica</w:t>
      </w:r>
      <w:proofErr w:type="spellEnd"/>
      <w:r w:rsidRPr="00C45868">
        <w:rPr>
          <w:lang w:val="en-US"/>
        </w:rPr>
        <w:t xml:space="preserve"> e </w:t>
      </w:r>
      <w:proofErr w:type="spellStart"/>
      <w:r w:rsidRPr="00C45868">
        <w:rPr>
          <w:lang w:val="en-US"/>
        </w:rPr>
        <w:t>padroniza</w:t>
      </w:r>
      <w:proofErr w:type="spellEnd"/>
      <w:r w:rsidRPr="00C45868">
        <w:rPr>
          <w:lang w:val="en-US"/>
        </w:rPr>
        <w:t xml:space="preserve"> a </w:t>
      </w:r>
      <w:proofErr w:type="spellStart"/>
      <w:r w:rsidRPr="00C45868">
        <w:rPr>
          <w:lang w:val="en-US"/>
        </w:rPr>
        <w:t>criação</w:t>
      </w:r>
      <w:proofErr w:type="spellEnd"/>
      <w:r w:rsidRPr="00C45868">
        <w:rPr>
          <w:lang w:val="en-US"/>
        </w:rPr>
        <w:t xml:space="preserve"> de </w:t>
      </w:r>
      <w:proofErr w:type="spellStart"/>
      <w:r w:rsidRPr="00C45868">
        <w:rPr>
          <w:lang w:val="en-US"/>
        </w:rPr>
        <w:t>documentos</w:t>
      </w:r>
      <w:proofErr w:type="spellEnd"/>
      <w:r w:rsidRPr="00C45868">
        <w:rPr>
          <w:lang w:val="en-US"/>
        </w:rPr>
        <w:t xml:space="preserve">, </w:t>
      </w:r>
      <w:proofErr w:type="spellStart"/>
      <w:r w:rsidRPr="00C45868">
        <w:rPr>
          <w:lang w:val="en-US"/>
        </w:rPr>
        <w:t>páginas</w:t>
      </w:r>
      <w:proofErr w:type="spellEnd"/>
      <w:r w:rsidRPr="00C45868">
        <w:rPr>
          <w:lang w:val="en-US"/>
        </w:rPr>
        <w:t xml:space="preserve"> da web </w:t>
      </w:r>
      <w:proofErr w:type="spellStart"/>
      <w:r w:rsidRPr="00C45868">
        <w:rPr>
          <w:lang w:val="en-US"/>
        </w:rPr>
        <w:t>ou</w:t>
      </w:r>
      <w:proofErr w:type="spellEnd"/>
      <w:r w:rsidRPr="00C45868">
        <w:rPr>
          <w:lang w:val="en-US"/>
        </w:rPr>
        <w:t xml:space="preserve"> outros </w:t>
      </w:r>
      <w:proofErr w:type="spellStart"/>
      <w:r w:rsidRPr="00C45868">
        <w:rPr>
          <w:lang w:val="en-US"/>
        </w:rPr>
        <w:t>elementos</w:t>
      </w:r>
      <w:proofErr w:type="spellEnd"/>
      <w:r w:rsidRPr="00C45868">
        <w:rPr>
          <w:lang w:val="en-US"/>
        </w:rPr>
        <w:t xml:space="preserve"> de design, </w:t>
      </w:r>
      <w:proofErr w:type="spellStart"/>
      <w:r w:rsidRPr="00C45868">
        <w:rPr>
          <w:lang w:val="en-US"/>
        </w:rPr>
        <w:t>permitindo</w:t>
      </w:r>
      <w:proofErr w:type="spellEnd"/>
      <w:r w:rsidRPr="00C45868">
        <w:rPr>
          <w:lang w:val="en-US"/>
        </w:rPr>
        <w:t xml:space="preserve"> que </w:t>
      </w:r>
      <w:proofErr w:type="spellStart"/>
      <w:r w:rsidRPr="00C45868">
        <w:rPr>
          <w:lang w:val="en-US"/>
        </w:rPr>
        <w:t>usuários</w:t>
      </w:r>
      <w:proofErr w:type="spellEnd"/>
      <w:r w:rsidRPr="00C45868">
        <w:rPr>
          <w:lang w:val="en-US"/>
        </w:rPr>
        <w:t xml:space="preserve"> </w:t>
      </w:r>
      <w:proofErr w:type="spellStart"/>
      <w:r w:rsidRPr="00C45868">
        <w:rPr>
          <w:lang w:val="en-US"/>
        </w:rPr>
        <w:t>preencham</w:t>
      </w:r>
      <w:proofErr w:type="spellEnd"/>
      <w:r w:rsidRPr="00C45868">
        <w:rPr>
          <w:lang w:val="en-US"/>
        </w:rPr>
        <w:t xml:space="preserve"> </w:t>
      </w:r>
      <w:proofErr w:type="spellStart"/>
      <w:r w:rsidRPr="00C45868">
        <w:rPr>
          <w:lang w:val="en-US"/>
        </w:rPr>
        <w:t>apenas</w:t>
      </w:r>
      <w:proofErr w:type="spellEnd"/>
      <w:r w:rsidRPr="00C45868">
        <w:rPr>
          <w:lang w:val="en-US"/>
        </w:rPr>
        <w:t xml:space="preserve"> as partes </w:t>
      </w:r>
      <w:proofErr w:type="spellStart"/>
      <w:r w:rsidRPr="00C45868">
        <w:rPr>
          <w:lang w:val="en-US"/>
        </w:rPr>
        <w:t>específicas</w:t>
      </w:r>
      <w:proofErr w:type="spellEnd"/>
      <w:r w:rsidRPr="00C45868">
        <w:rPr>
          <w:lang w:val="en-US"/>
        </w:rPr>
        <w:t xml:space="preserve">, </w:t>
      </w:r>
      <w:proofErr w:type="spellStart"/>
      <w:r w:rsidRPr="00C45868">
        <w:rPr>
          <w:lang w:val="en-US"/>
        </w:rPr>
        <w:t>economizando</w:t>
      </w:r>
      <w:proofErr w:type="spellEnd"/>
      <w:r w:rsidRPr="00C45868">
        <w:rPr>
          <w:lang w:val="en-US"/>
        </w:rPr>
        <w:t xml:space="preserve"> tempo e </w:t>
      </w:r>
      <w:proofErr w:type="spellStart"/>
      <w:r w:rsidRPr="00C45868">
        <w:rPr>
          <w:lang w:val="en-US"/>
        </w:rPr>
        <w:t>garantindo</w:t>
      </w:r>
      <w:proofErr w:type="spellEnd"/>
      <w:r w:rsidRPr="00C45868">
        <w:rPr>
          <w:lang w:val="en-US"/>
        </w:rPr>
        <w:t xml:space="preserve"> </w:t>
      </w:r>
      <w:proofErr w:type="spellStart"/>
      <w:r w:rsidRPr="00C45868">
        <w:rPr>
          <w:lang w:val="en-US"/>
        </w:rPr>
        <w:t>consistência</w:t>
      </w:r>
      <w:proofErr w:type="spellEnd"/>
      <w:r w:rsidRPr="00C45868">
        <w:rPr>
          <w:lang w:val="en-US"/>
        </w:rPr>
        <w:t xml:space="preserve"> visual </w:t>
      </w:r>
      <w:proofErr w:type="spellStart"/>
      <w:r w:rsidRPr="00C45868">
        <w:rPr>
          <w:lang w:val="en-US"/>
        </w:rPr>
        <w:t>ou</w:t>
      </w:r>
      <w:proofErr w:type="spellEnd"/>
      <w:r w:rsidRPr="00C45868">
        <w:rPr>
          <w:lang w:val="en-US"/>
        </w:rPr>
        <w:t xml:space="preserve"> </w:t>
      </w:r>
      <w:proofErr w:type="spellStart"/>
      <w:r w:rsidRPr="00C45868">
        <w:rPr>
          <w:lang w:val="en-US"/>
        </w:rPr>
        <w:t>estrutural</w:t>
      </w:r>
      <w:proofErr w:type="spellEnd"/>
      <w:r w:rsidRPr="00C45868">
        <w:rPr>
          <w:lang w:val="en-US"/>
        </w:rPr>
        <w:t>.</w:t>
      </w:r>
      <w:r>
        <w:rPr>
          <w:lang w:val="en-US"/>
        </w:rPr>
        <w:t xml:space="preserve"> </w:t>
      </w:r>
    </w:p>
    <w:p w14:paraId="0772D788" w14:textId="64E0D758" w:rsidR="00C45868" w:rsidRPr="00C45868" w:rsidRDefault="00C45868" w:rsidP="00C45868">
      <w:pPr>
        <w:pStyle w:val="BodyText"/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seu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leia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instruções</w:t>
      </w:r>
      <w:proofErr w:type="spellEnd"/>
      <w:r>
        <w:rPr>
          <w:lang w:val="en-US"/>
        </w:rPr>
        <w:t xml:space="preserve"> </w:t>
      </w:r>
      <w:proofErr w:type="spellStart"/>
      <w:r w:rsidR="00781256">
        <w:rPr>
          <w:lang w:val="en-US"/>
        </w:rPr>
        <w:t>nesse</w:t>
      </w:r>
      <w:proofErr w:type="spellEnd"/>
      <w:r w:rsidR="00781256">
        <w:rPr>
          <w:lang w:val="en-US"/>
        </w:rPr>
        <w:t xml:space="preserve"> e use </w:t>
      </w:r>
      <w:proofErr w:type="spellStart"/>
      <w:r w:rsidR="00781256">
        <w:rPr>
          <w:lang w:val="en-US"/>
        </w:rPr>
        <w:t>o</w:t>
      </w:r>
      <w:proofErr w:type="spellEnd"/>
      <w:r w:rsidR="00781256">
        <w:rPr>
          <w:lang w:val="en-US"/>
        </w:rPr>
        <w:t xml:space="preserve"> template a </w:t>
      </w:r>
      <w:proofErr w:type="spellStart"/>
      <w:r w:rsidR="00781256">
        <w:rPr>
          <w:lang w:val="en-US"/>
        </w:rPr>
        <w:t>partir</w:t>
      </w:r>
      <w:proofErr w:type="spellEnd"/>
      <w:r w:rsidR="00781256">
        <w:rPr>
          <w:lang w:val="en-US"/>
        </w:rPr>
        <w:t xml:space="preserve"> d</w:t>
      </w:r>
      <w:r w:rsidR="00A466EE">
        <w:rPr>
          <w:lang w:val="en-US"/>
        </w:rPr>
        <w:t xml:space="preserve">a </w:t>
      </w:r>
      <w:proofErr w:type="spellStart"/>
      <w:r w:rsidR="00A466EE">
        <w:rPr>
          <w:lang w:val="en-US"/>
        </w:rPr>
        <w:t>seção</w:t>
      </w:r>
      <w:proofErr w:type="spellEnd"/>
      <w:r w:rsidR="00A466EE">
        <w:rPr>
          <w:lang w:val="en-US"/>
        </w:rPr>
        <w:t xml:space="preserve"> </w:t>
      </w:r>
      <w:r w:rsidR="00781256">
        <w:rPr>
          <w:lang w:val="en-US"/>
        </w:rPr>
        <w:t>2</w:t>
      </w:r>
    </w:p>
    <w:p w14:paraId="368FC013" w14:textId="06E76DEB" w:rsidR="00C45868" w:rsidRPr="000F0E4E" w:rsidRDefault="00C45868" w:rsidP="00C45868">
      <w:pPr>
        <w:pStyle w:val="Heading2"/>
      </w:pPr>
      <w:bookmarkStart w:id="3" w:name="_Toc176210046"/>
      <w:r>
        <w:t>1.1 Instruções</w:t>
      </w:r>
      <w:bookmarkEnd w:id="3"/>
    </w:p>
    <w:p w14:paraId="6DFD3E04" w14:textId="5D74A1EF" w:rsidR="00A466EE" w:rsidRDefault="003C1B66" w:rsidP="00781256">
      <w:pPr>
        <w:pStyle w:val="BodyText"/>
        <w:ind w:firstLine="0"/>
        <w:rPr>
          <w:lang w:val="en-US"/>
        </w:rPr>
      </w:pPr>
      <w:r w:rsidRPr="320A890C">
        <w:t xml:space="preserve">O template está dividido por </w:t>
      </w:r>
      <w:r w:rsidR="00A466EE" w:rsidRPr="320A890C">
        <w:t>seções</w:t>
      </w:r>
      <w:r w:rsidRPr="320A890C">
        <w:t xml:space="preserve"> que representam pedidos feitos para o PBL. No template iremos encontrar exemplos </w:t>
      </w:r>
      <w:r w:rsidR="00A466EE" w:rsidRPr="320A890C">
        <w:t xml:space="preserve">ilustrativos </w:t>
      </w:r>
      <w:r w:rsidRPr="320A890C">
        <w:t>de entregas,</w:t>
      </w:r>
      <w:r w:rsidR="00A466EE" w:rsidRPr="320A890C">
        <w:t xml:space="preserve"> </w:t>
      </w:r>
      <w:del w:id="4" w:author="Rita de Cássia Rodrigues" w:date="2024-06-18T20:34:00Z">
        <w:r w:rsidRPr="320A890C" w:rsidDel="00A466EE">
          <w:delText>cujo o</w:delText>
        </w:r>
      </w:del>
      <w:ins w:id="5" w:author="Rita de Cássia Rodrigues" w:date="2024-06-18T20:34:00Z">
        <w:r w:rsidR="4E1E5963" w:rsidRPr="320A890C">
          <w:t>cujo</w:t>
        </w:r>
      </w:ins>
      <w:r w:rsidR="00A466EE" w:rsidRPr="320A890C">
        <w:t xml:space="preserve"> contexto não tem relação ao que está sendo solicitado </w:t>
      </w:r>
      <w:r w:rsidR="77627E29" w:rsidRPr="320A890C">
        <w:t>n</w:t>
      </w:r>
      <w:r w:rsidR="00A466EE" w:rsidRPr="320A890C">
        <w:t xml:space="preserve">o </w:t>
      </w:r>
      <w:r w:rsidR="17766AEA" w:rsidRPr="320A890C">
        <w:t>PBL</w:t>
      </w:r>
      <w:r w:rsidR="00A466EE" w:rsidRPr="320A890C">
        <w:t xml:space="preserve">. </w:t>
      </w:r>
      <w:r w:rsidRPr="320A890C">
        <w:t xml:space="preserve"> </w:t>
      </w:r>
    </w:p>
    <w:p w14:paraId="69410C48" w14:textId="597AD537" w:rsidR="00A466EE" w:rsidRDefault="00A466EE" w:rsidP="00781256">
      <w:pPr>
        <w:pStyle w:val="BodyText"/>
        <w:ind w:firstLine="0"/>
        <w:rPr>
          <w:lang w:val="en-US"/>
        </w:rPr>
      </w:pPr>
      <w:r>
        <w:rPr>
          <w:lang w:val="en-US"/>
        </w:rPr>
        <w:t xml:space="preserve">Ao usar o template, </w:t>
      </w:r>
      <w:proofErr w:type="spellStart"/>
      <w:r>
        <w:rPr>
          <w:lang w:val="en-US"/>
        </w:rPr>
        <w:t>apague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seção</w:t>
      </w:r>
      <w:proofErr w:type="spellEnd"/>
      <w:r>
        <w:rPr>
          <w:lang w:val="en-US"/>
        </w:rPr>
        <w:t xml:space="preserve"> 1 de </w:t>
      </w:r>
      <w:proofErr w:type="spellStart"/>
      <w:r>
        <w:rPr>
          <w:lang w:val="en-US"/>
        </w:rPr>
        <w:t>instruções</w:t>
      </w:r>
      <w:proofErr w:type="spellEnd"/>
      <w:r>
        <w:rPr>
          <w:lang w:val="en-US"/>
        </w:rPr>
        <w:t xml:space="preserve"> para que o </w:t>
      </w:r>
      <w:proofErr w:type="spellStart"/>
      <w:r>
        <w:rPr>
          <w:lang w:val="en-US"/>
        </w:rPr>
        <w:t>seu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trabalho</w:t>
      </w:r>
      <w:proofErr w:type="spellEnd"/>
      <w:r>
        <w:rPr>
          <w:lang w:val="en-US"/>
        </w:rPr>
        <w:t xml:space="preserve"> fique </w:t>
      </w: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organizado</w:t>
      </w:r>
      <w:proofErr w:type="spellEnd"/>
      <w:r>
        <w:rPr>
          <w:lang w:val="en-US"/>
        </w:rPr>
        <w:t>.</w:t>
      </w:r>
    </w:p>
    <w:p w14:paraId="736CCE5B" w14:textId="443F39B1" w:rsidR="00A466EE" w:rsidRDefault="00A466EE" w:rsidP="00781256">
      <w:pPr>
        <w:pStyle w:val="BodyText"/>
        <w:ind w:firstLine="0"/>
        <w:rPr>
          <w:lang w:val="en-US"/>
        </w:rPr>
      </w:pPr>
      <w:proofErr w:type="spellStart"/>
      <w:r>
        <w:rPr>
          <w:lang w:val="en-US"/>
        </w:rPr>
        <w:t>Não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esqueça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salvar</w:t>
      </w:r>
      <w:proofErr w:type="spellEnd"/>
      <w:r>
        <w:rPr>
          <w:lang w:val="en-US"/>
        </w:rPr>
        <w:t xml:space="preserve"> o template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.pdf para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entrega</w:t>
      </w:r>
      <w:proofErr w:type="spellEnd"/>
      <w:r>
        <w:rPr>
          <w:lang w:val="en-US"/>
        </w:rPr>
        <w:t>.</w:t>
      </w:r>
    </w:p>
    <w:p w14:paraId="198CC0EF" w14:textId="491601CC" w:rsidR="00A466EE" w:rsidRDefault="001A69AD" w:rsidP="001A69AD">
      <w:pPr>
        <w:pStyle w:val="TXTRESUMO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seguir</w:t>
      </w:r>
      <w:proofErr w:type="spellEnd"/>
      <w:r>
        <w:rPr>
          <w:lang w:val="en-US"/>
        </w:rPr>
        <w:t xml:space="preserve"> </w:t>
      </w:r>
      <w:r w:rsidR="00A466EE">
        <w:rPr>
          <w:lang w:val="en-US"/>
        </w:rPr>
        <w:t xml:space="preserve"> um Quadro </w:t>
      </w:r>
      <w:proofErr w:type="spellStart"/>
      <w:r w:rsidR="00A466EE">
        <w:rPr>
          <w:lang w:val="en-US"/>
        </w:rPr>
        <w:t>Resumo</w:t>
      </w:r>
      <w:proofErr w:type="spellEnd"/>
      <w:r w:rsidR="00A466EE">
        <w:rPr>
          <w:lang w:val="en-US"/>
        </w:rPr>
        <w:t xml:space="preserve"> das </w:t>
      </w:r>
      <w:proofErr w:type="spellStart"/>
      <w:r w:rsidR="00A466EE">
        <w:rPr>
          <w:lang w:val="en-US"/>
        </w:rPr>
        <w:t>tarefas</w:t>
      </w:r>
      <w:proofErr w:type="spellEnd"/>
      <w:r>
        <w:rPr>
          <w:lang w:val="en-US"/>
        </w:rPr>
        <w:t>:</w:t>
      </w:r>
    </w:p>
    <w:p w14:paraId="066FA7B2" w14:textId="77777777" w:rsidR="001A69AD" w:rsidRDefault="001A69AD" w:rsidP="001A69AD">
      <w:pPr>
        <w:pStyle w:val="TXTRESUM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A69AD" w14:paraId="73C51F3A" w14:textId="77777777" w:rsidTr="6091B158">
        <w:tc>
          <w:tcPr>
            <w:tcW w:w="9061" w:type="dxa"/>
          </w:tcPr>
          <w:p w14:paraId="72B48283" w14:textId="6BAE94B8" w:rsidR="003B1892" w:rsidRDefault="00445048" w:rsidP="001A69AD">
            <w:pPr>
              <w:pStyle w:val="TXTRESUMO"/>
              <w:rPr>
                <w:lang w:val="en-US"/>
              </w:rPr>
            </w:pPr>
            <w:r>
              <w:rPr>
                <w:lang w:val="en-US"/>
              </w:rPr>
              <w:t xml:space="preserve">Com base no </w:t>
            </w:r>
            <w:proofErr w:type="spellStart"/>
            <w:r>
              <w:rPr>
                <w:lang w:val="en-US"/>
              </w:rPr>
              <w:t>arquivo</w:t>
            </w:r>
            <w:proofErr w:type="spellEnd"/>
            <w:r>
              <w:rPr>
                <w:lang w:val="en-US"/>
              </w:rPr>
              <w:t xml:space="preserve"> excel disponibilizado </w:t>
            </w:r>
            <w:proofErr w:type="spellStart"/>
            <w:r>
              <w:rPr>
                <w:lang w:val="en-US"/>
              </w:rPr>
              <w:t>você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deverá</w:t>
            </w:r>
            <w:proofErr w:type="spellEnd"/>
            <w:r w:rsidR="001A69AD">
              <w:rPr>
                <w:lang w:val="en-US"/>
              </w:rPr>
              <w:t>:</w:t>
            </w:r>
          </w:p>
          <w:p w14:paraId="2F3DFF65" w14:textId="4B5218F3" w:rsidR="003B1892" w:rsidRDefault="00445048" w:rsidP="001A69AD">
            <w:pPr>
              <w:pStyle w:val="TXTRESUMO"/>
              <w:numPr>
                <w:ilvl w:val="0"/>
                <w:numId w:val="12"/>
              </w:numPr>
            </w:pPr>
            <w:r>
              <w:t>Criar as colunas calculadas de Faturamento e Margem de Lucro e documentar: c</w:t>
            </w:r>
            <w:r>
              <w:t>ole a imagem (print+screen)</w:t>
            </w:r>
          </w:p>
          <w:p w14:paraId="5671AA5F" w14:textId="1848C3BE" w:rsidR="001A69AD" w:rsidRDefault="00445048" w:rsidP="001A69AD">
            <w:pPr>
              <w:pStyle w:val="TXTRESUMO"/>
              <w:numPr>
                <w:ilvl w:val="0"/>
                <w:numId w:val="12"/>
              </w:numPr>
            </w:pPr>
            <w:r>
              <w:t xml:space="preserve">Fazer o gráfico de colunas representando o Faturamento mes a mes e documentar </w:t>
            </w:r>
            <w:r>
              <w:t>: cole a imagem (print+screen)</w:t>
            </w:r>
          </w:p>
          <w:p w14:paraId="1A03FA37" w14:textId="2DD659C2" w:rsidR="001A69AD" w:rsidRDefault="00445048" w:rsidP="001A69AD">
            <w:pPr>
              <w:pStyle w:val="TXTRESUMO"/>
              <w:numPr>
                <w:ilvl w:val="0"/>
                <w:numId w:val="12"/>
              </w:numPr>
            </w:pPr>
            <w:r>
              <w:t xml:space="preserve">Fazer o gráfico de pizza representando a Média da margem de lucro por categoria: </w:t>
            </w:r>
            <w:r>
              <w:t xml:space="preserve">: cole a imagem (print+screen) </w:t>
            </w:r>
          </w:p>
          <w:p w14:paraId="25A2BF43" w14:textId="51C1C56F" w:rsidR="001A69AD" w:rsidRDefault="001A69AD" w:rsidP="001A69AD">
            <w:pPr>
              <w:pStyle w:val="TXTRESUMO"/>
            </w:pPr>
            <w:r>
              <w:t xml:space="preserve">Examine os dados disponibilizados:  </w:t>
            </w:r>
          </w:p>
          <w:p w14:paraId="6F90386A" w14:textId="18027AA1" w:rsidR="001A69AD" w:rsidRDefault="003A465C" w:rsidP="001A69AD">
            <w:pPr>
              <w:pStyle w:val="TXTRESUMO"/>
              <w:numPr>
                <w:ilvl w:val="0"/>
                <w:numId w:val="13"/>
              </w:numPr>
            </w:pPr>
            <w:r>
              <w:t xml:space="preserve">Classificar os dados em </w:t>
            </w:r>
            <w:r w:rsidRPr="003A465C">
              <w:t>Dados Mestre, Dados de Referência e Dados Transacionais.</w:t>
            </w:r>
            <w:r>
              <w:t xml:space="preserve"> </w:t>
            </w:r>
          </w:p>
          <w:p w14:paraId="0AD13ADD" w14:textId="6A8276B7" w:rsidR="001A69AD" w:rsidRDefault="003A465C" w:rsidP="001A69AD">
            <w:pPr>
              <w:pStyle w:val="TXTRESUMO"/>
              <w:numPr>
                <w:ilvl w:val="0"/>
                <w:numId w:val="13"/>
              </w:numPr>
            </w:pPr>
            <w:r>
              <w:t>Classificar os dados em sigilosos ou não</w:t>
            </w:r>
          </w:p>
          <w:p w14:paraId="60E607C6" w14:textId="77777777" w:rsidR="001A69AD" w:rsidRDefault="001A69AD" w:rsidP="001A69AD">
            <w:pPr>
              <w:pStyle w:val="TXTRESUMO"/>
              <w:rPr>
                <w:lang w:val="en-US"/>
              </w:rPr>
            </w:pPr>
          </w:p>
        </w:tc>
      </w:tr>
    </w:tbl>
    <w:p w14:paraId="1BBC3BE9" w14:textId="04BDD184" w:rsidR="00670DC9" w:rsidRDefault="00670DC9" w:rsidP="00670DC9">
      <w:pPr>
        <w:pStyle w:val="Caption"/>
      </w:pPr>
      <w:bookmarkStart w:id="6" w:name="_Toc456087166"/>
      <w:bookmarkStart w:id="7" w:name="_Toc169351308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390223">
        <w:t xml:space="preserve"> –</w:t>
      </w:r>
      <w:bookmarkEnd w:id="6"/>
      <w:r w:rsidRPr="00670DC9">
        <w:t xml:space="preserve"> Quadro resumo das tarefas do PBL</w:t>
      </w:r>
      <w:bookmarkEnd w:id="7"/>
    </w:p>
    <w:p w14:paraId="3127A00A" w14:textId="5D12B5A4" w:rsidR="001A69AD" w:rsidRDefault="001A69AD" w:rsidP="001A69AD">
      <w:pPr>
        <w:pStyle w:val="Caption"/>
      </w:pPr>
      <w:r w:rsidRPr="00C80B77">
        <w:t>Fonte: Elaborado pelo autor</w:t>
      </w:r>
      <w:r>
        <w:t>a</w:t>
      </w:r>
      <w:r w:rsidRPr="00C80B77">
        <w:t xml:space="preserve"> (</w:t>
      </w:r>
      <w:r>
        <w:t>2024</w:t>
      </w:r>
      <w:r w:rsidRPr="00C80B77">
        <w:t>)</w:t>
      </w:r>
    </w:p>
    <w:p w14:paraId="0AFB8EE1" w14:textId="77777777" w:rsidR="00781256" w:rsidRPr="00C45868" w:rsidRDefault="00781256" w:rsidP="00781256">
      <w:pPr>
        <w:pStyle w:val="BodyText"/>
        <w:ind w:firstLine="0"/>
        <w:rPr>
          <w:lang w:val="en-US"/>
        </w:rPr>
      </w:pPr>
    </w:p>
    <w:p w14:paraId="0A4BA583" w14:textId="41AF339C" w:rsidR="00987BE0" w:rsidRDefault="0076599A" w:rsidP="00556B5B">
      <w:pPr>
        <w:pStyle w:val="Heading1"/>
      </w:pPr>
      <w:bookmarkStart w:id="8" w:name="_Toc176210047"/>
      <w:r>
        <w:lastRenderedPageBreak/>
        <w:t>2</w:t>
      </w:r>
      <w:r w:rsidR="00556B5B">
        <w:t xml:space="preserve"> </w:t>
      </w:r>
      <w:r w:rsidR="003A465C">
        <w:t>COLUNAS CALCULADAS NO POWER BI</w:t>
      </w:r>
      <w:bookmarkEnd w:id="8"/>
    </w:p>
    <w:p w14:paraId="13194399" w14:textId="0BB4BE61" w:rsidR="00987BE0" w:rsidRDefault="0076599A" w:rsidP="00F643C9">
      <w:pPr>
        <w:pStyle w:val="Heading2"/>
      </w:pPr>
      <w:bookmarkStart w:id="9" w:name="_Toc453257313"/>
      <w:bookmarkStart w:id="10" w:name="_Toc453259182"/>
      <w:bookmarkStart w:id="11" w:name="_Toc453259469"/>
      <w:bookmarkStart w:id="12" w:name="_Toc453259484"/>
      <w:bookmarkStart w:id="13" w:name="_Toc453604866"/>
      <w:bookmarkStart w:id="14" w:name="_Toc453604883"/>
      <w:bookmarkStart w:id="15" w:name="_Toc453604899"/>
      <w:bookmarkStart w:id="16" w:name="_Toc456023382"/>
      <w:bookmarkStart w:id="17" w:name="_Toc456090612"/>
      <w:bookmarkStart w:id="18" w:name="_Toc456090746"/>
      <w:bookmarkStart w:id="19" w:name="_Toc453257315"/>
      <w:bookmarkStart w:id="20" w:name="_Toc453259184"/>
      <w:bookmarkStart w:id="21" w:name="_Toc453259471"/>
      <w:bookmarkStart w:id="22" w:name="_Toc453259486"/>
      <w:bookmarkStart w:id="23" w:name="_Toc453604868"/>
      <w:bookmarkStart w:id="24" w:name="_Toc453604885"/>
      <w:bookmarkStart w:id="25" w:name="_Toc453604901"/>
      <w:bookmarkStart w:id="26" w:name="_Toc456023384"/>
      <w:bookmarkStart w:id="27" w:name="_Toc456090614"/>
      <w:bookmarkStart w:id="28" w:name="_Toc456090748"/>
      <w:bookmarkStart w:id="29" w:name="_Toc17621004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t>2</w:t>
      </w:r>
      <w:r w:rsidR="00556B5B">
        <w:t xml:space="preserve">.1 </w:t>
      </w:r>
      <w:r w:rsidR="003A465C">
        <w:t>FATURAMENTO</w:t>
      </w:r>
      <w:bookmarkEnd w:id="29"/>
    </w:p>
    <w:p w14:paraId="4B42F01D" w14:textId="36545654" w:rsidR="00C036D1" w:rsidRDefault="003A465C" w:rsidP="00316877">
      <w:pPr>
        <w:pStyle w:val="ListParagraph"/>
      </w:pPr>
      <w:r>
        <w:t xml:space="preserve">Coloque aqui a formula usada para cáculo do faturamento e cole a imagem </w:t>
      </w:r>
      <w:r>
        <w:t>(print+screen)</w:t>
      </w:r>
      <w:r>
        <w:t xml:space="preserve"> da coluna calculada criada </w:t>
      </w:r>
    </w:p>
    <w:p w14:paraId="2573BC23" w14:textId="1EE53A23" w:rsidR="003A465C" w:rsidRDefault="003A465C" w:rsidP="003A465C">
      <w:pPr>
        <w:pStyle w:val="Heading2"/>
      </w:pPr>
      <w:bookmarkStart w:id="30" w:name="_Toc176210049"/>
      <w:r>
        <w:t>2.</w:t>
      </w:r>
      <w:r>
        <w:t>2</w:t>
      </w:r>
      <w:r>
        <w:t xml:space="preserve"> </w:t>
      </w:r>
      <w:r>
        <w:t>MARGEM DE LUCRO</w:t>
      </w:r>
      <w:bookmarkEnd w:id="30"/>
    </w:p>
    <w:p w14:paraId="64053F16" w14:textId="64A3A8C9" w:rsidR="003A465C" w:rsidRDefault="003A465C" w:rsidP="003A465C">
      <w:pPr>
        <w:pStyle w:val="ListParagraph"/>
      </w:pPr>
      <w:r>
        <w:t xml:space="preserve">Coloque aqui a formula usada para cáculo do </w:t>
      </w:r>
      <w:r>
        <w:t>margem de lucro</w:t>
      </w:r>
      <w:r>
        <w:t xml:space="preserve"> e cole a imagem (print+screen) da coluna calculada criada </w:t>
      </w:r>
    </w:p>
    <w:p w14:paraId="4EFCDA24" w14:textId="32436644" w:rsidR="003A465C" w:rsidRDefault="003A465C" w:rsidP="003A465C">
      <w:pPr>
        <w:pStyle w:val="Heading2"/>
      </w:pPr>
      <w:bookmarkStart w:id="31" w:name="_Toc176210050"/>
      <w:r>
        <w:t>2.</w:t>
      </w:r>
      <w:r>
        <w:t>3</w:t>
      </w:r>
      <w:r>
        <w:t xml:space="preserve"> </w:t>
      </w:r>
      <w:r>
        <w:t>GRAFICO DE COLUNA: FATURAMENTO MES A MES</w:t>
      </w:r>
      <w:bookmarkEnd w:id="31"/>
    </w:p>
    <w:p w14:paraId="554976E9" w14:textId="03DA2B5E" w:rsidR="003A465C" w:rsidRDefault="003A465C" w:rsidP="003A465C">
      <w:pPr>
        <w:pStyle w:val="ListParagraph"/>
      </w:pPr>
      <w:r>
        <w:t>C</w:t>
      </w:r>
      <w:r>
        <w:t>ole a imagem (print+screen) d</w:t>
      </w:r>
      <w:r>
        <w:t xml:space="preserve">o gráfico de Faturamento Mes a Mes </w:t>
      </w:r>
      <w:r>
        <w:t xml:space="preserve"> </w:t>
      </w:r>
    </w:p>
    <w:p w14:paraId="7F7444D8" w14:textId="15AF81D7" w:rsidR="003A465C" w:rsidRDefault="003A465C" w:rsidP="003A465C">
      <w:pPr>
        <w:pStyle w:val="Heading2"/>
      </w:pPr>
      <w:bookmarkStart w:id="32" w:name="_Toc176210051"/>
      <w:r>
        <w:t>2.</w:t>
      </w:r>
      <w:r>
        <w:t>4</w:t>
      </w:r>
      <w:r>
        <w:t xml:space="preserve"> GRAFICO DE </w:t>
      </w:r>
      <w:r>
        <w:t>PIZZA</w:t>
      </w:r>
      <w:r>
        <w:t xml:space="preserve">: </w:t>
      </w:r>
      <w:r>
        <w:t>MEDIA DA MARGEM DE LUCRO</w:t>
      </w:r>
      <w:bookmarkEnd w:id="32"/>
    </w:p>
    <w:p w14:paraId="2A82021D" w14:textId="3BB2425D" w:rsidR="003A465C" w:rsidRDefault="003A465C" w:rsidP="003A465C">
      <w:pPr>
        <w:pStyle w:val="ListParagraph"/>
      </w:pPr>
      <w:r>
        <w:t xml:space="preserve">Cole a imagem (print+screen) do gráfico de </w:t>
      </w:r>
      <w:r>
        <w:t>Média da Margem de Lucro por Categoria de Produto</w:t>
      </w:r>
      <w:r>
        <w:t xml:space="preserve">  </w:t>
      </w:r>
    </w:p>
    <w:p w14:paraId="7EE161CB" w14:textId="77777777" w:rsidR="00DA3FA6" w:rsidRDefault="00DA3FA6" w:rsidP="003A465C">
      <w:pPr>
        <w:pStyle w:val="ListParagraph"/>
      </w:pPr>
    </w:p>
    <w:p w14:paraId="124AF035" w14:textId="15BA4C0F" w:rsidR="00F878D3" w:rsidRDefault="00F878D3" w:rsidP="00F878D3">
      <w:pPr>
        <w:pStyle w:val="Heading1"/>
      </w:pPr>
      <w:bookmarkStart w:id="33" w:name="_Toc176210052"/>
      <w:r>
        <w:t xml:space="preserve">3 </w:t>
      </w:r>
      <w:r w:rsidR="00670DC9">
        <w:t xml:space="preserve">ANÁLISE DOS DADOS </w:t>
      </w:r>
      <w:r w:rsidR="00DA3FA6">
        <w:t>dos arquivos</w:t>
      </w:r>
      <w:bookmarkEnd w:id="33"/>
    </w:p>
    <w:p w14:paraId="5FEDDF25" w14:textId="004E9D65" w:rsidR="00F878D3" w:rsidRDefault="00670DC9" w:rsidP="00F878D3">
      <w:pPr>
        <w:pStyle w:val="Heading2"/>
      </w:pPr>
      <w:bookmarkStart w:id="34" w:name="_Toc176210053"/>
      <w:r>
        <w:t>3</w:t>
      </w:r>
      <w:r w:rsidR="00F878D3">
        <w:t xml:space="preserve">.1 </w:t>
      </w:r>
      <w:r w:rsidR="00DA3FA6">
        <w:t>Arquivo VENDAS_MELHORES_COMPRAS.XLSX</w:t>
      </w:r>
      <w:bookmarkEnd w:id="34"/>
    </w:p>
    <w:p w14:paraId="236487B3" w14:textId="2DE89EB9" w:rsidR="00DA3FA6" w:rsidRDefault="00670DC9" w:rsidP="00F878D3">
      <w:pPr>
        <w:pStyle w:val="ListParagraph"/>
      </w:pPr>
      <w:r>
        <w:t>Co</w:t>
      </w:r>
      <w:r w:rsidR="00DA3FA6">
        <w:t>loque aqui cada campo e sua classificação:</w:t>
      </w:r>
    </w:p>
    <w:p w14:paraId="7886838D" w14:textId="77777777" w:rsidR="00DA3FA6" w:rsidRDefault="00DA3FA6" w:rsidP="00F878D3">
      <w:pPr>
        <w:pStyle w:val="ListParagraph"/>
      </w:pPr>
    </w:p>
    <w:p w14:paraId="26CE8B38" w14:textId="3F0903FD" w:rsidR="00DA3FA6" w:rsidRDefault="00DA3FA6" w:rsidP="00F878D3">
      <w:pPr>
        <w:pStyle w:val="ListParagraph"/>
      </w:pPr>
      <w:r>
        <w:t>Tipo do dado deve ter o valor MESTRE, REFERENCIA ou TRANSACIONAL</w:t>
      </w:r>
    </w:p>
    <w:p w14:paraId="6524E875" w14:textId="20F557CD" w:rsidR="00DA3FA6" w:rsidRDefault="00DA3FA6" w:rsidP="00F878D3">
      <w:pPr>
        <w:pStyle w:val="ListParagraph"/>
      </w:pPr>
      <w:r>
        <w:t>Sigiloso deve ter o valor Sim ou Não</w:t>
      </w:r>
    </w:p>
    <w:p w14:paraId="6AA2BB7B" w14:textId="7F3609DE" w:rsidR="00DA3FA6" w:rsidRPr="00DA3FA6" w:rsidRDefault="00DA3FA6" w:rsidP="00DA3FA6">
      <w:pPr>
        <w:spacing w:after="160" w:line="276" w:lineRule="auto"/>
        <w:ind w:firstLine="0"/>
        <w:jc w:val="left"/>
        <w:rPr>
          <w:rFonts w:ascii="Aptos" w:eastAsia="Aptos" w:hAnsi="Aptos"/>
          <w:kern w:val="2"/>
          <w:szCs w:val="24"/>
          <w:u w:val="single"/>
          <w14:ligatures w14:val="standardContextual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A3FA6" w:rsidRPr="00DA3FA6" w14:paraId="43984DEA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7FFF4352" w14:textId="77777777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lastRenderedPageBreak/>
              <w:t>Campo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7EC69D04" w14:textId="77777777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Tipo de Dado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2482A8F4" w14:textId="77777777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Sigiloso</w:t>
            </w:r>
          </w:p>
        </w:tc>
      </w:tr>
      <w:tr w:rsidR="00DA3FA6" w:rsidRPr="00DA3FA6" w14:paraId="181EB60C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E977" w14:textId="26954E20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63CF" w14:textId="55688A7A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AD0E" w14:textId="572584E8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52325E4F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BA88" w14:textId="04C8435F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DAE3" w14:textId="46855986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E419" w14:textId="48E2F95E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24ECF163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F016" w14:textId="3EDCD4C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71B4" w14:textId="0D98ED86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EE05" w14:textId="11CD5740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3A56CDC8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25F4" w14:textId="742D2FEC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C3F4" w14:textId="74F19D51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37F6" w14:textId="38DC428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0324B6C3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3D56" w14:textId="3A06F56E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D141" w14:textId="4C7B876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6941" w14:textId="0494688C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2D575DA8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09A4" w14:textId="2ABC550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B844" w14:textId="49E32983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D175" w14:textId="38024378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0E892D06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BBF1" w14:textId="048B6EEF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D216" w14:textId="153099DD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5F0C" w14:textId="1617414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07CD5E28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F49B" w14:textId="1365BBAA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A557" w14:textId="409E4910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DBF0" w14:textId="742B6A6A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274D7D31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E172" w14:textId="16ABF288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C61B" w14:textId="7D829C1D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BEAC" w14:textId="40DD1BDC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79969FE1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76D3" w14:textId="4D93DA05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5511" w14:textId="2F904AD7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53E7" w14:textId="5D8417C2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391F0182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6836" w14:textId="63F7A92B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A1A1" w14:textId="2A7BA1B7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784E" w14:textId="3C1FC955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13B3636D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A267" w14:textId="3028C570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42E1" w14:textId="3CC0166A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7625" w14:textId="2F21BF99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3E491DC7" w14:textId="77777777" w:rsidTr="00DA3FA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1B58" w14:textId="4407C559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FB81" w14:textId="3D7EC992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32FF" w14:textId="272B26DE" w:rsidR="00DA3FA6" w:rsidRPr="00DA3FA6" w:rsidRDefault="00DA3FA6" w:rsidP="00DA3FA6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</w:tbl>
    <w:p w14:paraId="07D72050" w14:textId="3E517073" w:rsidR="00027BDF" w:rsidRDefault="00670DC9" w:rsidP="6091B158">
      <w:pPr>
        <w:pStyle w:val="ListParagraph"/>
      </w:pPr>
      <w:r>
        <w:t>.</w:t>
      </w:r>
    </w:p>
    <w:p w14:paraId="5217FFFB" w14:textId="696ECFE0" w:rsidR="00DA3FA6" w:rsidRDefault="00DA3FA6" w:rsidP="00DA3FA6">
      <w:pPr>
        <w:pStyle w:val="Heading2"/>
      </w:pPr>
      <w:bookmarkStart w:id="35" w:name="_Toc176210054"/>
      <w:r>
        <w:t>3.</w:t>
      </w:r>
      <w:r>
        <w:t>2</w:t>
      </w:r>
      <w:r>
        <w:t xml:space="preserve"> Arquivo </w:t>
      </w:r>
      <w:r>
        <w:t>CLIENTES</w:t>
      </w:r>
      <w:r>
        <w:t>.X</w:t>
      </w:r>
      <w:r>
        <w:t>ML</w:t>
      </w:r>
      <w:bookmarkEnd w:id="35"/>
    </w:p>
    <w:p w14:paraId="7DC42AE1" w14:textId="77777777" w:rsidR="00DA3FA6" w:rsidRDefault="00DA3FA6" w:rsidP="00DA3FA6">
      <w:pPr>
        <w:pStyle w:val="ListParagraph"/>
      </w:pPr>
      <w:r>
        <w:t>Coloque aqui cada campo e sua classificação:</w:t>
      </w:r>
    </w:p>
    <w:p w14:paraId="69ADECC0" w14:textId="77777777" w:rsidR="00DA3FA6" w:rsidRDefault="00DA3FA6" w:rsidP="00DA3FA6">
      <w:pPr>
        <w:pStyle w:val="ListParagraph"/>
      </w:pPr>
    </w:p>
    <w:p w14:paraId="50607B0F" w14:textId="77777777" w:rsidR="00DA3FA6" w:rsidRDefault="00DA3FA6" w:rsidP="00DA3FA6">
      <w:pPr>
        <w:pStyle w:val="ListParagraph"/>
      </w:pPr>
      <w:r>
        <w:t>Tipo do dado deve ter o valor MESTRE, REFERENCIA ou TRANSACIONAL</w:t>
      </w:r>
    </w:p>
    <w:p w14:paraId="205DCB36" w14:textId="77777777" w:rsidR="00DA3FA6" w:rsidRDefault="00DA3FA6" w:rsidP="00DA3FA6">
      <w:pPr>
        <w:pStyle w:val="ListParagraph"/>
      </w:pPr>
      <w:r>
        <w:t>Sigiloso deve ter o valor Sim ou Não</w:t>
      </w:r>
    </w:p>
    <w:p w14:paraId="4949AB83" w14:textId="77777777" w:rsidR="00DA3FA6" w:rsidRPr="00DA3FA6" w:rsidRDefault="00DA3FA6" w:rsidP="00DA3FA6">
      <w:pPr>
        <w:spacing w:after="160" w:line="276" w:lineRule="auto"/>
        <w:ind w:firstLine="0"/>
        <w:jc w:val="left"/>
        <w:rPr>
          <w:rFonts w:ascii="Aptos" w:eastAsia="Aptos" w:hAnsi="Aptos"/>
          <w:kern w:val="2"/>
          <w:szCs w:val="24"/>
          <w:u w:val="single"/>
          <w14:ligatures w14:val="standardContextual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A3FA6" w:rsidRPr="00DA3FA6" w14:paraId="2724EADE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2A4592B7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Campo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4A1A2CF4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Tipo de Dado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693B6880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Sigiloso</w:t>
            </w:r>
          </w:p>
        </w:tc>
      </w:tr>
      <w:tr w:rsidR="00DA3FA6" w:rsidRPr="00DA3FA6" w14:paraId="6DFF3759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FD7F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C97A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2D14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43B2D771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3E6D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C76C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3C65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1000283D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E158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B7E5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BE9C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00CFFAF8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5D29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E628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5489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73B8176E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9E7C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E334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ECE7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4CAA2FA2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DC08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1B10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0DE6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76B78C8B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3617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DAD5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0C59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3080F13A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A502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28F3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C96B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42568C25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125D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60E3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BBE9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60FA0E35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519E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DCA3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2292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419B018D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F8EB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3E44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89F3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75DCD9EB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42A1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1479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34B5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  <w:tr w:rsidR="00DA3FA6" w:rsidRPr="00DA3FA6" w14:paraId="1F4A909B" w14:textId="77777777" w:rsidTr="002B5829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083B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7CA7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D581" w14:textId="77777777" w:rsidR="00DA3FA6" w:rsidRPr="00DA3FA6" w:rsidRDefault="00DA3FA6" w:rsidP="002B5829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</w:p>
        </w:tc>
      </w:tr>
    </w:tbl>
    <w:p w14:paraId="5FF4EC3E" w14:textId="77777777" w:rsidR="00DA3FA6" w:rsidRPr="00F643C9" w:rsidRDefault="00DA3FA6" w:rsidP="6091B158">
      <w:pPr>
        <w:pStyle w:val="ListParagraph"/>
      </w:pPr>
    </w:p>
    <w:p w14:paraId="75ED4F3E" w14:textId="77777777" w:rsidR="00987BE0" w:rsidRPr="00027BDF" w:rsidRDefault="00C2382B" w:rsidP="00027BDF">
      <w:pPr>
        <w:pStyle w:val="Heading1"/>
      </w:pPr>
      <w:bookmarkStart w:id="36" w:name="_Toc176210055"/>
      <w:r w:rsidRPr="00027BDF">
        <w:lastRenderedPageBreak/>
        <w:t>REFERÊNCIAS</w:t>
      </w:r>
      <w:bookmarkEnd w:id="36"/>
    </w:p>
    <w:p w14:paraId="2C05E9A6" w14:textId="77777777" w:rsidR="0076599A" w:rsidRPr="00826699" w:rsidRDefault="0076599A" w:rsidP="0076599A">
      <w:pPr>
        <w:pStyle w:val="Bibliography"/>
        <w:rPr>
          <w:lang w:val="pt-BR"/>
        </w:rPr>
      </w:pPr>
      <w:r w:rsidRPr="00826699">
        <w:rPr>
          <w:lang w:val="pt-BR"/>
        </w:rPr>
        <w:t>SOBRENOME, Nome do autor</w:t>
      </w:r>
      <w:r w:rsidR="00403F4A">
        <w:rPr>
          <w:lang w:val="pt-BR"/>
        </w:rPr>
        <w:t xml:space="preserve"> abreviado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Título do livro.</w:t>
      </w:r>
      <w:r w:rsidRPr="00826699">
        <w:rPr>
          <w:lang w:val="pt-BR"/>
        </w:rPr>
        <w:t xml:space="preserve"> Local da edição: Editora, ano.</w:t>
      </w:r>
    </w:p>
    <w:p w14:paraId="4E23E974" w14:textId="77777777" w:rsidR="0076599A" w:rsidRPr="00AD6955" w:rsidRDefault="0076599A" w:rsidP="0076599A">
      <w:pPr>
        <w:pStyle w:val="Bibliography"/>
        <w:rPr>
          <w:lang w:val="pt-BR"/>
        </w:rPr>
      </w:pPr>
    </w:p>
    <w:p w14:paraId="6EFCB9F2" w14:textId="6FC07F0F" w:rsidR="00A36C8B" w:rsidRPr="00B118A1" w:rsidRDefault="00A36C8B" w:rsidP="00027BDF">
      <w:pPr>
        <w:pStyle w:val="Heading1"/>
      </w:pPr>
      <w:bookmarkStart w:id="37" w:name="_Toc176210056"/>
      <w:r w:rsidRPr="00B118A1">
        <w:t>GLOSSÁRIO</w:t>
      </w:r>
      <w:bookmarkEnd w:id="3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14:paraId="7FDCFA7F" w14:textId="77777777" w:rsidTr="00B118A1">
        <w:tc>
          <w:tcPr>
            <w:tcW w:w="2195" w:type="pct"/>
            <w:vAlign w:val="center"/>
          </w:tcPr>
          <w:p w14:paraId="707679B7" w14:textId="77777777" w:rsidR="00A36C8B" w:rsidRDefault="00A36C8B" w:rsidP="00B118A1">
            <w:pPr>
              <w:spacing w:before="120"/>
              <w:ind w:firstLine="0"/>
              <w:jc w:val="left"/>
              <w:rPr>
                <w:b/>
              </w:rPr>
            </w:pPr>
            <w:r w:rsidRPr="00AB2BE5">
              <w:rPr>
                <w:b/>
              </w:rPr>
              <w:t>Termo</w:t>
            </w:r>
          </w:p>
        </w:tc>
        <w:tc>
          <w:tcPr>
            <w:tcW w:w="2805" w:type="pct"/>
            <w:vAlign w:val="center"/>
          </w:tcPr>
          <w:p w14:paraId="0C28449D" w14:textId="77777777" w:rsidR="00A36C8B" w:rsidRDefault="00ED1183" w:rsidP="00ED1183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  <w:tr w:rsidR="00A36C8B" w14:paraId="39851C58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5B82D491" w14:textId="77777777" w:rsidR="00A36C8B" w:rsidRPr="005D7910" w:rsidRDefault="00A36C8B" w:rsidP="00B118A1">
            <w:pPr>
              <w:spacing w:before="120"/>
              <w:ind w:firstLine="0"/>
              <w:jc w:val="left"/>
            </w:pPr>
            <w:r>
              <w:rPr>
                <w:b/>
              </w:rPr>
              <w:t>Termo</w:t>
            </w:r>
            <w:r>
              <w:t xml:space="preserve"> </w:t>
            </w:r>
          </w:p>
        </w:tc>
        <w:tc>
          <w:tcPr>
            <w:tcW w:w="2805" w:type="pct"/>
            <w:vAlign w:val="center"/>
          </w:tcPr>
          <w:p w14:paraId="4521B763" w14:textId="77777777" w:rsidR="00A36C8B" w:rsidRDefault="00ED1183" w:rsidP="00B118A1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</w:tbl>
    <w:p w14:paraId="429D2B78" w14:textId="77777777" w:rsidR="00A36C8B" w:rsidRDefault="00A36C8B" w:rsidP="00A36C8B">
      <w:pPr>
        <w:spacing w:after="160" w:line="259" w:lineRule="auto"/>
        <w:ind w:firstLine="0"/>
        <w:jc w:val="left"/>
        <w:rPr>
          <w:rFonts w:cs="Calibri"/>
          <w:lang w:eastAsia="ar-SA"/>
        </w:rPr>
      </w:pPr>
    </w:p>
    <w:p w14:paraId="229969B8" w14:textId="77777777" w:rsidR="00987BE0" w:rsidRDefault="00987BE0" w:rsidP="00987BE0"/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4FAF6" w14:textId="77777777" w:rsidR="00226F97" w:rsidRDefault="00226F97" w:rsidP="00987BE0">
      <w:pPr>
        <w:spacing w:after="0" w:line="240" w:lineRule="auto"/>
      </w:pPr>
      <w:r>
        <w:separator/>
      </w:r>
    </w:p>
  </w:endnote>
  <w:endnote w:type="continuationSeparator" w:id="0">
    <w:p w14:paraId="3CEB16EE" w14:textId="77777777" w:rsidR="00226F97" w:rsidRDefault="00226F97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E1E44" w14:textId="77777777" w:rsidR="00226F97" w:rsidRDefault="00226F97" w:rsidP="00987BE0">
      <w:pPr>
        <w:spacing w:after="0" w:line="240" w:lineRule="auto"/>
      </w:pPr>
      <w:r>
        <w:separator/>
      </w:r>
    </w:p>
  </w:footnote>
  <w:footnote w:type="continuationSeparator" w:id="0">
    <w:p w14:paraId="2536DD6A" w14:textId="77777777" w:rsidR="00226F97" w:rsidRDefault="00226F97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54F97" w14:textId="2B762BC5" w:rsidR="00ED1183" w:rsidRDefault="00445048" w:rsidP="00D563AE">
    <w:pPr>
      <w:pStyle w:val="Header"/>
      <w:tabs>
        <w:tab w:val="clear" w:pos="8504"/>
        <w:tab w:val="right" w:pos="9072"/>
      </w:tabs>
      <w:ind w:firstLine="0"/>
    </w:pPr>
    <w:r w:rsidRPr="00445048">
      <w:t>Template - Tipos de Dados, Medidas e Colunas Calculadas no Data Viz.docx</w:t>
    </w:r>
    <w:r w:rsidR="00ED1183">
      <w:tab/>
    </w:r>
    <w:r w:rsidR="00ED1183">
      <w:tab/>
    </w:r>
    <w:r w:rsidR="00D563AE">
      <w:t xml:space="preserve">  </w:t>
    </w:r>
    <w:r w:rsidR="00ED1183">
      <w:t xml:space="preserve">Versão </w:t>
    </w:r>
    <w:fldSimple w:instr="REVNUM   \* MERGEFORMAT">
      <w:r w:rsidR="006C4A36">
        <w:rPr>
          <w:noProof/>
        </w:rPr>
        <w:t>1</w:t>
      </w:r>
    </w:fldSimple>
    <w:r w:rsidR="00ED1183">
      <w:t xml:space="preserve"> – Página </w:t>
    </w:r>
    <w:r w:rsidR="00ED1183">
      <w:fldChar w:fldCharType="begin"/>
    </w:r>
    <w:r w:rsidR="00ED1183">
      <w:instrText xml:space="preserve"> PAGE   \* MERGEFORMAT </w:instrText>
    </w:r>
    <w:r w:rsidR="00ED1183">
      <w:fldChar w:fldCharType="separate"/>
    </w:r>
    <w:r w:rsidR="00A14423">
      <w:rPr>
        <w:noProof/>
      </w:rPr>
      <w:t>13</w:t>
    </w:r>
    <w:r w:rsidR="00ED1183">
      <w:fldChar w:fldCharType="end"/>
    </w:r>
    <w:r w:rsidR="00ED1183">
      <w:t xml:space="preserve"> de </w:t>
    </w:r>
    <w:fldSimple w:instr="NUMPAGES   \* MERGEFORMAT">
      <w:r w:rsidR="00A14423">
        <w:rPr>
          <w:noProof/>
        </w:rPr>
        <w:t>20</w:t>
      </w:r>
    </w:fldSimple>
    <w:r w:rsidR="00ED1183">
      <w:t xml:space="preserve"> </w:t>
    </w:r>
  </w:p>
  <w:p w14:paraId="1DDB0F20" w14:textId="77777777" w:rsidR="00ED1183" w:rsidRDefault="00ED1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7699D"/>
    <w:multiLevelType w:val="hybridMultilevel"/>
    <w:tmpl w:val="0682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4" w15:restartNumberingAfterBreak="0">
    <w:nsid w:val="5E455531"/>
    <w:multiLevelType w:val="hybridMultilevel"/>
    <w:tmpl w:val="F6F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935793095">
    <w:abstractNumId w:val="1"/>
  </w:num>
  <w:num w:numId="2" w16cid:durableId="38357975">
    <w:abstractNumId w:val="2"/>
  </w:num>
  <w:num w:numId="3" w16cid:durableId="360476671">
    <w:abstractNumId w:val="5"/>
  </w:num>
  <w:num w:numId="4" w16cid:durableId="645625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423589">
    <w:abstractNumId w:val="2"/>
  </w:num>
  <w:num w:numId="6" w16cid:durableId="608701464">
    <w:abstractNumId w:val="2"/>
  </w:num>
  <w:num w:numId="7" w16cid:durableId="324630919">
    <w:abstractNumId w:val="2"/>
  </w:num>
  <w:num w:numId="8" w16cid:durableId="1361465907">
    <w:abstractNumId w:val="2"/>
  </w:num>
  <w:num w:numId="9" w16cid:durableId="1424719527">
    <w:abstractNumId w:val="2"/>
  </w:num>
  <w:num w:numId="10" w16cid:durableId="934675307">
    <w:abstractNumId w:val="1"/>
  </w:num>
  <w:num w:numId="11" w16cid:durableId="2070836629">
    <w:abstractNumId w:val="3"/>
  </w:num>
  <w:num w:numId="12" w16cid:durableId="1695299884">
    <w:abstractNumId w:val="0"/>
  </w:num>
  <w:num w:numId="13" w16cid:durableId="863786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27BDF"/>
    <w:rsid w:val="00040B44"/>
    <w:rsid w:val="00072A6C"/>
    <w:rsid w:val="000B5CD3"/>
    <w:rsid w:val="000D2801"/>
    <w:rsid w:val="000F0E4E"/>
    <w:rsid w:val="000F1794"/>
    <w:rsid w:val="001509ED"/>
    <w:rsid w:val="001A69AD"/>
    <w:rsid w:val="001C5EE2"/>
    <w:rsid w:val="00226F97"/>
    <w:rsid w:val="00276B2B"/>
    <w:rsid w:val="00282A81"/>
    <w:rsid w:val="002A3C38"/>
    <w:rsid w:val="002E2864"/>
    <w:rsid w:val="002E35AE"/>
    <w:rsid w:val="00316877"/>
    <w:rsid w:val="00316B13"/>
    <w:rsid w:val="00340843"/>
    <w:rsid w:val="00347CAE"/>
    <w:rsid w:val="00390223"/>
    <w:rsid w:val="00396E75"/>
    <w:rsid w:val="003A1906"/>
    <w:rsid w:val="003A465C"/>
    <w:rsid w:val="003B1892"/>
    <w:rsid w:val="003C1326"/>
    <w:rsid w:val="003C1B66"/>
    <w:rsid w:val="003F24B1"/>
    <w:rsid w:val="00403F4A"/>
    <w:rsid w:val="004341A6"/>
    <w:rsid w:val="00435ACC"/>
    <w:rsid w:val="00445048"/>
    <w:rsid w:val="004C39C2"/>
    <w:rsid w:val="004F6275"/>
    <w:rsid w:val="00500EDB"/>
    <w:rsid w:val="00541D54"/>
    <w:rsid w:val="005522A5"/>
    <w:rsid w:val="00556B5B"/>
    <w:rsid w:val="0056481D"/>
    <w:rsid w:val="00584C13"/>
    <w:rsid w:val="00591097"/>
    <w:rsid w:val="005A7760"/>
    <w:rsid w:val="005A79AF"/>
    <w:rsid w:val="005D7910"/>
    <w:rsid w:val="005F2915"/>
    <w:rsid w:val="0064602B"/>
    <w:rsid w:val="00670DC9"/>
    <w:rsid w:val="00671E02"/>
    <w:rsid w:val="006C4A36"/>
    <w:rsid w:val="00732060"/>
    <w:rsid w:val="007540CC"/>
    <w:rsid w:val="0076599A"/>
    <w:rsid w:val="00781256"/>
    <w:rsid w:val="007C1B2F"/>
    <w:rsid w:val="007E2C7B"/>
    <w:rsid w:val="008236DB"/>
    <w:rsid w:val="00826699"/>
    <w:rsid w:val="008616DC"/>
    <w:rsid w:val="00882BE7"/>
    <w:rsid w:val="008A4A70"/>
    <w:rsid w:val="008C19F2"/>
    <w:rsid w:val="008D10FB"/>
    <w:rsid w:val="0091487C"/>
    <w:rsid w:val="00987BE0"/>
    <w:rsid w:val="00A14423"/>
    <w:rsid w:val="00A36C8B"/>
    <w:rsid w:val="00A466EE"/>
    <w:rsid w:val="00A64FC6"/>
    <w:rsid w:val="00AB2BE5"/>
    <w:rsid w:val="00AD6955"/>
    <w:rsid w:val="00B010AF"/>
    <w:rsid w:val="00B118A1"/>
    <w:rsid w:val="00BC3392"/>
    <w:rsid w:val="00C036D1"/>
    <w:rsid w:val="00C235D2"/>
    <w:rsid w:val="00C2382B"/>
    <w:rsid w:val="00C45868"/>
    <w:rsid w:val="00C73210"/>
    <w:rsid w:val="00CB526C"/>
    <w:rsid w:val="00CC7283"/>
    <w:rsid w:val="00D563AE"/>
    <w:rsid w:val="00D65321"/>
    <w:rsid w:val="00D70546"/>
    <w:rsid w:val="00DA3FA6"/>
    <w:rsid w:val="00DB65E4"/>
    <w:rsid w:val="00E36822"/>
    <w:rsid w:val="00E45206"/>
    <w:rsid w:val="00E73FB4"/>
    <w:rsid w:val="00EA1FE1"/>
    <w:rsid w:val="00ED1183"/>
    <w:rsid w:val="00ED6A41"/>
    <w:rsid w:val="00EE570E"/>
    <w:rsid w:val="00F643C9"/>
    <w:rsid w:val="00F878D3"/>
    <w:rsid w:val="00F977BB"/>
    <w:rsid w:val="00FA626F"/>
    <w:rsid w:val="00FE5D67"/>
    <w:rsid w:val="00FF0BE1"/>
    <w:rsid w:val="15E26A06"/>
    <w:rsid w:val="17766AEA"/>
    <w:rsid w:val="1A9EC782"/>
    <w:rsid w:val="1D80DE4E"/>
    <w:rsid w:val="2DD8D918"/>
    <w:rsid w:val="320A890C"/>
    <w:rsid w:val="4E1E5963"/>
    <w:rsid w:val="6091B158"/>
    <w:rsid w:val="67237FD3"/>
    <w:rsid w:val="76D69C2C"/>
    <w:rsid w:val="776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027BDF"/>
    <w:pPr>
      <w:keepNext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27BDF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316877"/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semiHidden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DA3FA6"/>
    <w:rPr>
      <w:rFonts w:ascii="Aptos" w:eastAsia="Aptos" w:hAnsi="Aptos"/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F43C90795D34597BB9869193EBE29" ma:contentTypeVersion="14" ma:contentTypeDescription="Create a new document." ma:contentTypeScope="" ma:versionID="400ff126b4a0d4f8b56a1046816bbada">
  <xsd:schema xmlns:xsd="http://www.w3.org/2001/XMLSchema" xmlns:xs="http://www.w3.org/2001/XMLSchema" xmlns:p="http://schemas.microsoft.com/office/2006/metadata/properties" xmlns:ns2="5b046cae-d1d8-432d-b4bb-58d09b590569" xmlns:ns3="eb947af2-26f0-411d-a536-f4cbb904cdf6" targetNamespace="http://schemas.microsoft.com/office/2006/metadata/properties" ma:root="true" ma:fieldsID="270baf528fd9177e83687dd50db72210" ns2:_="" ns3:_="">
    <xsd:import namespace="5b046cae-d1d8-432d-b4bb-58d09b590569"/>
    <xsd:import namespace="eb947af2-26f0-411d-a536-f4cbb904c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6cae-d1d8-432d-b4bb-58d09b590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47af2-26f0-411d-a536-f4cbb904cd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3bee62-8620-4ab6-95a3-31e8dce403ba}" ma:internalName="TaxCatchAll" ma:showField="CatchAllData" ma:web="eb947af2-26f0-411d-a536-f4cbb904c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947af2-26f0-411d-a536-f4cbb904cdf6" xsi:nil="true"/>
    <lcf76f155ced4ddcb4097134ff3c332f xmlns="5b046cae-d1d8-432d-b4bb-58d09b59056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5165B8-FD9B-4B79-A753-15FC5E79A540}"/>
</file>

<file path=customXml/itemProps2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eb947af2-26f0-411d-a536-f4cbb904cdf6"/>
    <ds:schemaRef ds:uri="5b046cae-d1d8-432d-b4bb-58d09b590569"/>
  </ds:schemaRefs>
</ds:datastoreItem>
</file>

<file path=customXml/itemProps3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25</TotalTime>
  <Pages>14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Patrícia Maura Angelini</cp:lastModifiedBy>
  <cp:revision>40</cp:revision>
  <dcterms:created xsi:type="dcterms:W3CDTF">2019-06-10T17:57:00Z</dcterms:created>
  <dcterms:modified xsi:type="dcterms:W3CDTF">2024-09-03T01:53:00Z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0x010100073F43C90795D34597BB9869193EBE29</vt:lpwstr>
  </property>
  <property fmtid="{D5CDD505-2E9C-101B-9397-08002B2CF9AE}" pid="3" name="MediaServiceImageTags">
    <vt:lpwstr/>
  </property>
</Properties>
</file>